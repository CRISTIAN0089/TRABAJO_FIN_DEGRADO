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2C026" w14:textId="1AE5D4BA" w:rsidR="002A42CA" w:rsidRPr="00674F28" w:rsidRDefault="00E83445" w:rsidP="002A42CA">
      <w:pPr>
        <w:spacing w:after="0"/>
        <w:jc w:val="center"/>
        <w:rPr>
          <w:sz w:val="40"/>
          <w:lang w:val="es-ES"/>
        </w:rPr>
      </w:pPr>
      <w:r w:rsidRPr="00674F28">
        <w:rPr>
          <w:noProof/>
          <w:szCs w:val="22"/>
          <w:lang w:val="es-ES" w:eastAsia="es-ES"/>
        </w:rPr>
        <w:drawing>
          <wp:anchor distT="0" distB="0" distL="114300" distR="114300" simplePos="0" relativeHeight="251660288" behindDoc="0" locked="0" layoutInCell="1" allowOverlap="1" wp14:anchorId="34F57A21" wp14:editId="01583D9C">
            <wp:simplePos x="0" y="0"/>
            <wp:positionH relativeFrom="page">
              <wp:posOffset>5943600</wp:posOffset>
            </wp:positionH>
            <wp:positionV relativeFrom="page">
              <wp:posOffset>723900</wp:posOffset>
            </wp:positionV>
            <wp:extent cx="1018800" cy="1080000"/>
            <wp:effectExtent l="0" t="0" r="0" b="6350"/>
            <wp:wrapNone/>
            <wp:docPr id="4" name="Imagen 4" descr="Macintosh HD:Users:ricardo:SkyDrive:Documentos:Comisiones:CAEMSE:Master Thesis:Thesis Template:FacInformati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ricardo:SkyDrive:Documentos:Comisiones:CAEMSE:Master Thesis:Thesis Template:FacInformatic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42E" w:rsidRPr="00674F28">
        <w:rPr>
          <w:noProof/>
          <w:sz w:val="40"/>
          <w:lang w:val="es-ES" w:eastAsia="es-ES"/>
        </w:rPr>
        <w:drawing>
          <wp:anchor distT="0" distB="0" distL="114300" distR="114300" simplePos="0" relativeHeight="251657216" behindDoc="0" locked="1" layoutInCell="1" allowOverlap="1" wp14:anchorId="6B3E39F0" wp14:editId="00D48B72">
            <wp:simplePos x="0" y="0"/>
            <wp:positionH relativeFrom="page">
              <wp:posOffset>542925</wp:posOffset>
            </wp:positionH>
            <wp:positionV relativeFrom="page">
              <wp:posOffset>723900</wp:posOffset>
            </wp:positionV>
            <wp:extent cx="1018540" cy="1079500"/>
            <wp:effectExtent l="0" t="0" r="0" b="6350"/>
            <wp:wrapNone/>
            <wp:docPr id="1" name="Imagen 1" descr="Macintosh HD:Users:ricardo:SkyDrive:Documentos:Comisiones:CAEMSE:Master Thesis:Thesis Template:EscUp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ricardo:SkyDrive:Documentos:Comisiones:CAEMSE:Master Thesis:Thesis Template:EscUpm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2" r="10563"/>
                    <a:stretch/>
                  </pic:blipFill>
                  <pic:spPr bwMode="auto">
                    <a:xfrm>
                      <a:off x="0" y="0"/>
                      <a:ext cx="101854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4F28">
        <w:rPr>
          <w:sz w:val="40"/>
          <w:lang w:val="es-ES"/>
        </w:rPr>
        <w:t>Universidad Politécnica</w:t>
      </w:r>
    </w:p>
    <w:p w14:paraId="28023B3C" w14:textId="5FAD6C6B" w:rsidR="007D3802" w:rsidRPr="00674F28" w:rsidRDefault="00E83445" w:rsidP="002A42CA">
      <w:pPr>
        <w:spacing w:after="240"/>
        <w:jc w:val="center"/>
        <w:rPr>
          <w:lang w:val="es-ES"/>
        </w:rPr>
      </w:pPr>
      <w:r w:rsidRPr="00674F28">
        <w:rPr>
          <w:sz w:val="40"/>
          <w:lang w:val="es-ES"/>
        </w:rPr>
        <w:t>de Madrid</w:t>
      </w:r>
    </w:p>
    <w:p w14:paraId="080C5144" w14:textId="77777777" w:rsidR="00F524AF" w:rsidRDefault="00674F28" w:rsidP="002A42CA">
      <w:pPr>
        <w:jc w:val="center"/>
        <w:rPr>
          <w:b/>
          <w:sz w:val="28"/>
          <w:lang w:val="es-ES"/>
        </w:rPr>
      </w:pPr>
      <w:r w:rsidRPr="00674F28">
        <w:rPr>
          <w:b/>
          <w:sz w:val="28"/>
          <w:lang w:val="es-ES"/>
        </w:rPr>
        <w:t xml:space="preserve">Escuela Técnica Superior de </w:t>
      </w:r>
    </w:p>
    <w:p w14:paraId="78A746EF" w14:textId="31403A60" w:rsidR="0048142E" w:rsidRPr="00674F28" w:rsidRDefault="00674F28" w:rsidP="002A42CA">
      <w:pPr>
        <w:jc w:val="center"/>
        <w:rPr>
          <w:b/>
          <w:sz w:val="28"/>
          <w:lang w:val="es-ES"/>
        </w:rPr>
      </w:pPr>
      <w:r w:rsidRPr="00674F28">
        <w:rPr>
          <w:b/>
          <w:sz w:val="28"/>
          <w:lang w:val="es-ES"/>
        </w:rPr>
        <w:t>Ingenieros Informáticos</w:t>
      </w:r>
    </w:p>
    <w:p w14:paraId="0E74004B" w14:textId="77777777" w:rsidR="00674F28" w:rsidRPr="00674F28" w:rsidRDefault="00674F28" w:rsidP="002A42CA">
      <w:pPr>
        <w:jc w:val="center"/>
        <w:rPr>
          <w:sz w:val="28"/>
          <w:lang w:val="es-ES"/>
        </w:rPr>
      </w:pPr>
    </w:p>
    <w:p w14:paraId="44592C5F" w14:textId="7999C497" w:rsidR="0048142E" w:rsidRPr="00674F28" w:rsidRDefault="00674F28" w:rsidP="002A42CA">
      <w:pPr>
        <w:jc w:val="center"/>
        <w:rPr>
          <w:sz w:val="28"/>
          <w:lang w:val="es-ES"/>
        </w:rPr>
      </w:pPr>
      <w:r w:rsidRPr="00674F28">
        <w:rPr>
          <w:sz w:val="28"/>
          <w:lang w:val="es-ES"/>
        </w:rPr>
        <w:t xml:space="preserve">Grado en </w:t>
      </w:r>
      <w:del w:id="0" w:author="Medina-Rojas Cristian-Rene" w:date="2021-09-20T12:45:00Z">
        <w:r w:rsidRPr="00674F28" w:rsidDel="009105D8">
          <w:rPr>
            <w:sz w:val="28"/>
            <w:lang w:val="es-ES"/>
          </w:rPr>
          <w:delText>&lt;&lt;título del grado&gt;&gt;</w:delText>
        </w:r>
      </w:del>
      <w:ins w:id="1" w:author="Medina-Rojas Cristian-Rene" w:date="2021-09-20T12:45:00Z">
        <w:r w:rsidR="009105D8">
          <w:rPr>
            <w:sz w:val="28"/>
            <w:lang w:val="es-ES"/>
          </w:rPr>
          <w:t>Ingeniería informática</w:t>
        </w:r>
      </w:ins>
    </w:p>
    <w:p w14:paraId="2C080191" w14:textId="77777777" w:rsidR="0048142E" w:rsidRPr="00674F28" w:rsidRDefault="0048142E" w:rsidP="002A42CA">
      <w:pPr>
        <w:jc w:val="center"/>
        <w:rPr>
          <w:lang w:val="es-ES"/>
        </w:rPr>
      </w:pPr>
    </w:p>
    <w:p w14:paraId="4A30F556" w14:textId="27B3AA2F" w:rsidR="0048142E" w:rsidRPr="00674F28" w:rsidRDefault="0048142E" w:rsidP="002A42CA">
      <w:pPr>
        <w:jc w:val="center"/>
        <w:rPr>
          <w:lang w:val="es-ES"/>
        </w:rPr>
      </w:pPr>
    </w:p>
    <w:p w14:paraId="6C3E074F" w14:textId="77777777" w:rsidR="00760914" w:rsidRPr="00674F28" w:rsidRDefault="00760914" w:rsidP="00760914">
      <w:pPr>
        <w:spacing w:after="400"/>
        <w:jc w:val="center"/>
        <w:rPr>
          <w:sz w:val="40"/>
          <w:lang w:val="es-ES"/>
        </w:rPr>
      </w:pPr>
      <w:r w:rsidRPr="00674F28">
        <w:rPr>
          <w:sz w:val="40"/>
          <w:lang w:val="es-ES"/>
        </w:rPr>
        <w:t>Trabajo Fin de Grado</w:t>
      </w:r>
    </w:p>
    <w:p w14:paraId="28116FEF" w14:textId="77777777" w:rsidR="00537970" w:rsidRDefault="00537970" w:rsidP="007127A3">
      <w:pPr>
        <w:jc w:val="left"/>
        <w:rPr>
          <w:ins w:id="2" w:author="Medina-Rojas Cristian-Rene" w:date="2021-09-20T13:15:00Z"/>
        </w:rPr>
      </w:pPr>
      <w:ins w:id="3" w:author="Medina-Rojas Cristian-Rene" w:date="2021-09-20T13:15:00Z">
        <w:r>
          <w:t xml:space="preserve">Aplicación Fiori App usando SAP Business </w:t>
        </w:r>
        <w:proofErr w:type="spellStart"/>
        <w:r>
          <w:t>Application</w:t>
        </w:r>
        <w:proofErr w:type="spellEnd"/>
        <w:r>
          <w:t xml:space="preserve"> Studio </w:t>
        </w:r>
      </w:ins>
    </w:p>
    <w:p w14:paraId="46A09F90" w14:textId="72E1A585" w:rsidR="00537970" w:rsidRDefault="00537970" w:rsidP="007127A3">
      <w:pPr>
        <w:jc w:val="left"/>
        <w:rPr>
          <w:ins w:id="4" w:author="Medina-Rojas Cristian-Rene" w:date="2021-09-20T13:15:00Z"/>
        </w:rPr>
      </w:pPr>
      <w:ins w:id="5" w:author="Medina-Rojas Cristian-Rene" w:date="2021-09-20T13:15:00Z">
        <w:r>
          <w:t xml:space="preserve">Venta </w:t>
        </w:r>
      </w:ins>
      <w:ins w:id="6" w:author="Medina-Rojas Cristian-Rene" w:date="2021-09-20T13:18:00Z">
        <w:r w:rsidR="00D00767">
          <w:t>de Productos</w:t>
        </w:r>
      </w:ins>
      <w:ins w:id="7" w:author="Medina-Rojas Cristian-Rene" w:date="2021-09-20T13:15:00Z">
        <w:r>
          <w:t xml:space="preserve"> por catálogo online </w:t>
        </w:r>
      </w:ins>
    </w:p>
    <w:p w14:paraId="562DE668" w14:textId="012E9BD0" w:rsidR="0048142E" w:rsidRPr="00760914" w:rsidDel="00537970" w:rsidRDefault="00537970" w:rsidP="002A42CA">
      <w:pPr>
        <w:spacing w:after="600"/>
        <w:jc w:val="center"/>
        <w:rPr>
          <w:del w:id="8" w:author="Medina-Rojas Cristian-Rene" w:date="2021-09-20T13:15:00Z"/>
          <w:b/>
          <w:sz w:val="40"/>
          <w:lang w:val="es-ES"/>
        </w:rPr>
      </w:pPr>
      <w:ins w:id="9" w:author="Medina-Rojas Cristian-Rene" w:date="2021-09-20T13:15:00Z">
        <w:r>
          <w:t xml:space="preserve"> </w:t>
        </w:r>
        <w:r>
          <w:t>DELIVERY 1.0</w:t>
        </w:r>
      </w:ins>
      <w:del w:id="10" w:author="Medina-Rojas Cristian-Rene" w:date="2021-09-20T13:15:00Z">
        <w:r w:rsidR="00674F28" w:rsidRPr="00760914" w:rsidDel="00537970">
          <w:rPr>
            <w:b/>
            <w:sz w:val="40"/>
            <w:lang w:val="es-ES"/>
          </w:rPr>
          <w:delText>Título del Trabajo, con Mayúscula en Todas las Palabras que no Sean Conectivas (Artículos, Preposiciones, Conjunciones)</w:delText>
        </w:r>
      </w:del>
    </w:p>
    <w:p w14:paraId="4B9D55C1" w14:textId="77777777" w:rsidR="00760914" w:rsidRDefault="00760914" w:rsidP="007127A3">
      <w:pPr>
        <w:jc w:val="left"/>
        <w:rPr>
          <w:sz w:val="28"/>
          <w:lang w:val="es-ES"/>
        </w:rPr>
      </w:pPr>
    </w:p>
    <w:p w14:paraId="20EFAD44" w14:textId="77777777" w:rsidR="00760914" w:rsidRDefault="00760914" w:rsidP="007127A3">
      <w:pPr>
        <w:jc w:val="left"/>
        <w:rPr>
          <w:sz w:val="28"/>
          <w:lang w:val="es-ES"/>
        </w:rPr>
      </w:pPr>
    </w:p>
    <w:p w14:paraId="3F31E530" w14:textId="3DE20426" w:rsidR="00760914" w:rsidRDefault="00760914" w:rsidP="007127A3">
      <w:pPr>
        <w:jc w:val="left"/>
        <w:rPr>
          <w:sz w:val="28"/>
          <w:lang w:val="es-ES"/>
        </w:rPr>
      </w:pPr>
    </w:p>
    <w:p w14:paraId="22C5ECEA" w14:textId="1E1E8EF2" w:rsidR="007C49DC" w:rsidRDefault="007C49DC" w:rsidP="007127A3">
      <w:pPr>
        <w:jc w:val="left"/>
        <w:rPr>
          <w:sz w:val="28"/>
          <w:lang w:val="es-ES"/>
        </w:rPr>
      </w:pPr>
    </w:p>
    <w:p w14:paraId="155EADC3" w14:textId="77777777" w:rsidR="007C49DC" w:rsidRDefault="007C49DC" w:rsidP="007127A3">
      <w:pPr>
        <w:jc w:val="left"/>
        <w:rPr>
          <w:sz w:val="28"/>
          <w:lang w:val="es-ES"/>
        </w:rPr>
      </w:pPr>
    </w:p>
    <w:p w14:paraId="3839D8BF" w14:textId="77777777" w:rsidR="00760914" w:rsidRDefault="00760914" w:rsidP="007127A3">
      <w:pPr>
        <w:jc w:val="left"/>
        <w:rPr>
          <w:sz w:val="28"/>
          <w:lang w:val="es-ES"/>
        </w:rPr>
      </w:pPr>
    </w:p>
    <w:p w14:paraId="1F223C3C" w14:textId="77777777" w:rsidR="00760914" w:rsidRDefault="00760914" w:rsidP="007127A3">
      <w:pPr>
        <w:jc w:val="left"/>
        <w:rPr>
          <w:sz w:val="28"/>
          <w:lang w:val="es-ES"/>
        </w:rPr>
      </w:pPr>
    </w:p>
    <w:p w14:paraId="283042C1" w14:textId="77777777" w:rsidR="00760914" w:rsidRDefault="00760914" w:rsidP="007127A3">
      <w:pPr>
        <w:jc w:val="left"/>
        <w:rPr>
          <w:sz w:val="28"/>
          <w:lang w:val="es-ES"/>
        </w:rPr>
      </w:pPr>
    </w:p>
    <w:p w14:paraId="52E778A6" w14:textId="686A1AE9" w:rsidR="002A42CA" w:rsidRDefault="00C84B25" w:rsidP="007127A3">
      <w:pPr>
        <w:jc w:val="left"/>
        <w:rPr>
          <w:sz w:val="28"/>
          <w:lang w:val="es-ES"/>
        </w:rPr>
      </w:pPr>
      <w:r>
        <w:rPr>
          <w:sz w:val="28"/>
          <w:lang w:val="es-ES"/>
        </w:rPr>
        <w:t xml:space="preserve">Autor: </w:t>
      </w:r>
      <w:del w:id="11" w:author="Medina-Rojas Cristian-Rene" w:date="2021-09-20T11:51:00Z">
        <w:r w:rsidDel="00BB4512">
          <w:rPr>
            <w:sz w:val="28"/>
            <w:lang w:val="es-ES"/>
          </w:rPr>
          <w:delText>&lt;</w:delText>
        </w:r>
        <w:r w:rsidR="00191C0C" w:rsidDel="00BB4512">
          <w:rPr>
            <w:sz w:val="28"/>
            <w:lang w:val="es-ES"/>
          </w:rPr>
          <w:delText>&lt;</w:delText>
        </w:r>
        <w:r w:rsidDel="00BB4512">
          <w:rPr>
            <w:sz w:val="28"/>
            <w:lang w:val="es-ES"/>
          </w:rPr>
          <w:delText>nombre y apellidos</w:delText>
        </w:r>
        <w:r w:rsidR="00191C0C" w:rsidDel="00BB4512">
          <w:rPr>
            <w:sz w:val="28"/>
            <w:lang w:val="es-ES"/>
          </w:rPr>
          <w:delText>&gt;</w:delText>
        </w:r>
        <w:r w:rsidDel="00BB4512">
          <w:rPr>
            <w:sz w:val="28"/>
            <w:lang w:val="es-ES"/>
          </w:rPr>
          <w:delText>&gt;</w:delText>
        </w:r>
      </w:del>
      <w:proofErr w:type="spellStart"/>
      <w:ins w:id="12" w:author="Medina-Rojas Cristian-Rene" w:date="2021-09-20T11:51:00Z">
        <w:r w:rsidR="00BB4512">
          <w:rPr>
            <w:sz w:val="28"/>
            <w:lang w:val="es-ES"/>
          </w:rPr>
          <w:t>Cistian</w:t>
        </w:r>
        <w:proofErr w:type="spellEnd"/>
        <w:r w:rsidR="00BB4512">
          <w:rPr>
            <w:sz w:val="28"/>
            <w:lang w:val="es-ES"/>
          </w:rPr>
          <w:t xml:space="preserve"> </w:t>
        </w:r>
      </w:ins>
      <w:ins w:id="13" w:author="Medina-Rojas Cristian-Rene" w:date="2021-09-20T11:52:00Z">
        <w:r w:rsidR="00BB4512">
          <w:rPr>
            <w:sz w:val="28"/>
            <w:lang w:val="es-ES"/>
          </w:rPr>
          <w:t>Rene Medina Rojas</w:t>
        </w:r>
      </w:ins>
    </w:p>
    <w:p w14:paraId="10F5F33D" w14:textId="094183CB" w:rsidR="00C84B25" w:rsidRPr="007127A3" w:rsidRDefault="007127A3" w:rsidP="00760914">
      <w:pPr>
        <w:spacing w:after="2000"/>
        <w:jc w:val="left"/>
        <w:rPr>
          <w:sz w:val="28"/>
          <w:lang w:val="es-ES"/>
        </w:rPr>
      </w:pPr>
      <w:r w:rsidRPr="007127A3">
        <w:rPr>
          <w:sz w:val="28"/>
          <w:lang w:val="es-ES"/>
        </w:rPr>
        <w:t>Tutor(a): &lt;</w:t>
      </w:r>
      <w:r w:rsidR="00191C0C">
        <w:rPr>
          <w:sz w:val="28"/>
          <w:lang w:val="es-ES"/>
        </w:rPr>
        <w:t>&lt;</w:t>
      </w:r>
      <w:r w:rsidRPr="007127A3">
        <w:rPr>
          <w:sz w:val="28"/>
          <w:lang w:val="es-ES"/>
        </w:rPr>
        <w:t>nombre y a</w:t>
      </w:r>
      <w:r>
        <w:rPr>
          <w:sz w:val="28"/>
          <w:lang w:val="es-ES"/>
        </w:rPr>
        <w:t>pellidos</w:t>
      </w:r>
      <w:r w:rsidR="00191C0C">
        <w:rPr>
          <w:sz w:val="28"/>
          <w:lang w:val="es-ES"/>
        </w:rPr>
        <w:t>&gt;</w:t>
      </w:r>
      <w:r>
        <w:rPr>
          <w:sz w:val="28"/>
          <w:lang w:val="es-ES"/>
        </w:rPr>
        <w:t>&gt;</w:t>
      </w:r>
    </w:p>
    <w:p w14:paraId="150C645B" w14:textId="0363ACF8" w:rsidR="00B65AA9" w:rsidRPr="007127A3" w:rsidRDefault="002A42CA" w:rsidP="002A42CA">
      <w:pPr>
        <w:jc w:val="center"/>
        <w:rPr>
          <w:lang w:val="es-ES"/>
        </w:rPr>
        <w:sectPr w:rsidR="00B65AA9" w:rsidRPr="007127A3" w:rsidSect="00001FEA">
          <w:pgSz w:w="11900" w:h="16840"/>
          <w:pgMar w:top="1417" w:right="1701" w:bottom="1417" w:left="1701" w:header="708" w:footer="708" w:gutter="0"/>
          <w:cols w:space="708"/>
          <w:docGrid w:linePitch="299"/>
        </w:sectPr>
      </w:pPr>
      <w:r w:rsidRPr="007127A3">
        <w:rPr>
          <w:lang w:val="es-ES"/>
        </w:rPr>
        <w:t xml:space="preserve">Madrid, </w:t>
      </w:r>
      <w:r w:rsidR="007127A3" w:rsidRPr="007127A3">
        <w:rPr>
          <w:lang w:val="es-ES"/>
        </w:rPr>
        <w:t>&lt;</w:t>
      </w:r>
      <w:r w:rsidR="00EF1FDA">
        <w:rPr>
          <w:lang w:val="es-ES"/>
        </w:rPr>
        <w:t>&lt;</w:t>
      </w:r>
      <w:r w:rsidR="007127A3" w:rsidRPr="007127A3">
        <w:rPr>
          <w:lang w:val="es-ES"/>
        </w:rPr>
        <w:t>mes año</w:t>
      </w:r>
      <w:r w:rsidR="00EF1FDA">
        <w:rPr>
          <w:lang w:val="es-ES"/>
        </w:rPr>
        <w:t>&gt;</w:t>
      </w:r>
      <w:r w:rsidR="007127A3" w:rsidRPr="007127A3">
        <w:rPr>
          <w:lang w:val="es-ES"/>
        </w:rPr>
        <w:t>&gt;</w:t>
      </w:r>
    </w:p>
    <w:p w14:paraId="1772A7B1" w14:textId="226A0092" w:rsidR="002A42CA" w:rsidRPr="00821FE4" w:rsidRDefault="0051217A" w:rsidP="007C7E9F">
      <w:pPr>
        <w:spacing w:after="2160"/>
        <w:rPr>
          <w:szCs w:val="22"/>
          <w:lang w:val="es-ES"/>
        </w:rPr>
      </w:pPr>
      <w:r w:rsidRPr="00821FE4">
        <w:rPr>
          <w:szCs w:val="22"/>
          <w:lang w:val="es-ES"/>
        </w:rPr>
        <w:lastRenderedPageBreak/>
        <w:t xml:space="preserve">Este Trabajo Fin de Grado </w:t>
      </w:r>
      <w:r w:rsidR="00821FE4" w:rsidRPr="00821FE4">
        <w:rPr>
          <w:szCs w:val="22"/>
          <w:lang w:val="es-ES"/>
        </w:rPr>
        <w:t xml:space="preserve">se ha depositado en la </w:t>
      </w:r>
      <w:r w:rsidR="00247BB8" w:rsidRPr="00821FE4">
        <w:rPr>
          <w:szCs w:val="22"/>
          <w:lang w:val="es-ES"/>
        </w:rPr>
        <w:t>ETSI Informáticos</w:t>
      </w:r>
      <w:r w:rsidR="00B65AA9" w:rsidRPr="00821FE4">
        <w:rPr>
          <w:szCs w:val="22"/>
          <w:lang w:val="es-ES"/>
        </w:rPr>
        <w:t xml:space="preserve"> </w:t>
      </w:r>
      <w:r w:rsidR="00821FE4" w:rsidRPr="00821FE4">
        <w:rPr>
          <w:szCs w:val="22"/>
          <w:lang w:val="es-ES"/>
        </w:rPr>
        <w:t>d</w:t>
      </w:r>
      <w:r w:rsidR="00821FE4">
        <w:rPr>
          <w:szCs w:val="22"/>
          <w:lang w:val="es-ES"/>
        </w:rPr>
        <w:t xml:space="preserve">e la </w:t>
      </w:r>
      <w:r w:rsidR="00B65AA9" w:rsidRPr="00821FE4">
        <w:rPr>
          <w:szCs w:val="22"/>
          <w:lang w:val="es-ES"/>
        </w:rPr>
        <w:t xml:space="preserve">Universidad Politécnica de Madrid </w:t>
      </w:r>
      <w:r w:rsidR="00821FE4">
        <w:rPr>
          <w:szCs w:val="22"/>
          <w:lang w:val="es-ES"/>
        </w:rPr>
        <w:t xml:space="preserve">para </w:t>
      </w:r>
      <w:r w:rsidR="00E92359">
        <w:rPr>
          <w:szCs w:val="22"/>
          <w:lang w:val="es-ES"/>
        </w:rPr>
        <w:t>su defensa</w:t>
      </w:r>
      <w:r w:rsidR="00B65AA9" w:rsidRPr="00821FE4">
        <w:rPr>
          <w:szCs w:val="22"/>
          <w:lang w:val="es-ES"/>
        </w:rPr>
        <w:t xml:space="preserve">. </w:t>
      </w:r>
    </w:p>
    <w:p w14:paraId="2497E05C" w14:textId="68965EDA" w:rsidR="00B65AA9" w:rsidRPr="00674F28" w:rsidRDefault="00E92359" w:rsidP="00B65AA9">
      <w:pPr>
        <w:spacing w:after="0"/>
        <w:rPr>
          <w:i/>
          <w:szCs w:val="22"/>
          <w:lang w:val="es-ES"/>
        </w:rPr>
      </w:pPr>
      <w:r>
        <w:rPr>
          <w:i/>
          <w:szCs w:val="22"/>
          <w:lang w:val="es-ES"/>
        </w:rPr>
        <w:t>Trabajo Fin de Grado</w:t>
      </w:r>
    </w:p>
    <w:p w14:paraId="7186DF98" w14:textId="12F761BD" w:rsidR="00B65AA9" w:rsidRPr="00674F28" w:rsidRDefault="00E92359" w:rsidP="00B65AA9">
      <w:pPr>
        <w:spacing w:after="0"/>
        <w:rPr>
          <w:i/>
          <w:szCs w:val="22"/>
          <w:lang w:val="es-ES"/>
        </w:rPr>
      </w:pPr>
      <w:r>
        <w:rPr>
          <w:i/>
          <w:szCs w:val="22"/>
          <w:lang w:val="es-ES"/>
        </w:rPr>
        <w:t xml:space="preserve">Grado en </w:t>
      </w:r>
      <w:del w:id="14" w:author="Medina-Rojas Cristian-Rene" w:date="2021-09-20T13:13:00Z">
        <w:r w:rsidDel="00537970">
          <w:rPr>
            <w:i/>
            <w:szCs w:val="22"/>
            <w:lang w:val="es-ES"/>
          </w:rPr>
          <w:delText>&lt;&lt;título del grado&gt;&gt;</w:delText>
        </w:r>
      </w:del>
      <w:ins w:id="15" w:author="Medina-Rojas Cristian-Rene" w:date="2021-09-20T13:14:00Z">
        <w:r w:rsidR="00537970">
          <w:rPr>
            <w:i/>
            <w:szCs w:val="22"/>
            <w:lang w:val="es-ES"/>
          </w:rPr>
          <w:t>Ingeniería</w:t>
        </w:r>
      </w:ins>
      <w:ins w:id="16" w:author="Medina-Rojas Cristian-Rene" w:date="2021-09-20T13:13:00Z">
        <w:r w:rsidR="00537970">
          <w:rPr>
            <w:i/>
            <w:szCs w:val="22"/>
            <w:lang w:val="es-ES"/>
          </w:rPr>
          <w:t xml:space="preserve"> </w:t>
        </w:r>
      </w:ins>
      <w:ins w:id="17" w:author="Medina-Rojas Cristian-Rene" w:date="2021-09-20T13:14:00Z">
        <w:r w:rsidR="00537970">
          <w:rPr>
            <w:i/>
            <w:szCs w:val="22"/>
            <w:lang w:val="es-ES"/>
          </w:rPr>
          <w:t>informática</w:t>
        </w:r>
      </w:ins>
      <w:ins w:id="18" w:author="Medina-Rojas Cristian-Rene" w:date="2021-09-20T13:13:00Z">
        <w:r w:rsidR="00537970">
          <w:rPr>
            <w:i/>
            <w:szCs w:val="22"/>
            <w:lang w:val="es-ES"/>
          </w:rPr>
          <w:t xml:space="preserve"> </w:t>
        </w:r>
      </w:ins>
    </w:p>
    <w:p w14:paraId="5F7B7458" w14:textId="77777777" w:rsidR="00537970" w:rsidRDefault="00E92359" w:rsidP="00E92359">
      <w:pPr>
        <w:spacing w:after="0"/>
        <w:ind w:left="993" w:hanging="993"/>
        <w:rPr>
          <w:ins w:id="19" w:author="Medina-Rojas Cristian-Rene" w:date="2021-09-20T13:14:00Z"/>
        </w:rPr>
      </w:pPr>
      <w:r w:rsidRPr="00E92359">
        <w:rPr>
          <w:i/>
          <w:szCs w:val="22"/>
          <w:lang w:val="es-ES"/>
        </w:rPr>
        <w:t>Título</w:t>
      </w:r>
      <w:r w:rsidR="001E5A39" w:rsidRPr="00E92359">
        <w:rPr>
          <w:i/>
          <w:szCs w:val="22"/>
          <w:lang w:val="es-ES"/>
        </w:rPr>
        <w:t>:</w:t>
      </w:r>
      <w:r w:rsidR="001E5A39" w:rsidRPr="00E92359">
        <w:rPr>
          <w:szCs w:val="22"/>
          <w:lang w:val="es-ES"/>
        </w:rPr>
        <w:t xml:space="preserve"> </w:t>
      </w:r>
      <w:r>
        <w:rPr>
          <w:szCs w:val="22"/>
          <w:lang w:val="es-ES"/>
        </w:rPr>
        <w:tab/>
      </w:r>
      <w:ins w:id="20" w:author="Medina-Rojas Cristian-Rene" w:date="2021-09-20T13:14:00Z">
        <w:r w:rsidR="00537970">
          <w:t xml:space="preserve">Aplicación Fiori App usando SAP Business </w:t>
        </w:r>
        <w:proofErr w:type="spellStart"/>
        <w:r w:rsidR="00537970">
          <w:t>Application</w:t>
        </w:r>
        <w:proofErr w:type="spellEnd"/>
        <w:r w:rsidR="00537970">
          <w:t xml:space="preserve"> Studio </w:t>
        </w:r>
      </w:ins>
    </w:p>
    <w:p w14:paraId="5E3CB092" w14:textId="58369A17" w:rsidR="001E5A39" w:rsidRPr="00E92359" w:rsidRDefault="00537970" w:rsidP="00E92359">
      <w:pPr>
        <w:spacing w:after="0"/>
        <w:ind w:left="993" w:hanging="993"/>
        <w:rPr>
          <w:szCs w:val="22"/>
          <w:lang w:val="es-ES"/>
        </w:rPr>
      </w:pPr>
      <w:ins w:id="21" w:author="Medina-Rojas Cristian-Rene" w:date="2021-09-20T13:14:00Z">
        <w:r>
          <w:rPr>
            <w:i/>
            <w:szCs w:val="22"/>
            <w:lang w:val="es-ES"/>
          </w:rPr>
          <w:t xml:space="preserve">                 </w:t>
        </w:r>
        <w:r>
          <w:t>Venta de Productos por catálogo online DELIVERY 1.0</w:t>
        </w:r>
      </w:ins>
      <w:del w:id="22" w:author="Medina-Rojas Cristian-Rene" w:date="2021-09-20T13:14:00Z">
        <w:r w:rsidR="00E92359" w:rsidRPr="00E92359" w:rsidDel="00537970">
          <w:rPr>
            <w:szCs w:val="22"/>
            <w:lang w:val="es-ES"/>
          </w:rPr>
          <w:delText>Título del Trabajo, con Mayúscula en Todas las Palabras que no Sean Conectivas (Artículos, Preposiciones, Conjunciones)</w:delText>
        </w:r>
      </w:del>
    </w:p>
    <w:p w14:paraId="3AB64322" w14:textId="1FBBABE2" w:rsidR="001E5A39" w:rsidRPr="00674F28" w:rsidRDefault="00E92359" w:rsidP="007C7E9F">
      <w:pPr>
        <w:spacing w:after="960"/>
        <w:rPr>
          <w:szCs w:val="22"/>
          <w:lang w:val="es-ES"/>
        </w:rPr>
      </w:pPr>
      <w:r>
        <w:rPr>
          <w:szCs w:val="22"/>
          <w:lang w:val="es-ES"/>
        </w:rPr>
        <w:t xml:space="preserve">Mes </w:t>
      </w:r>
      <w:r w:rsidR="002F2D23">
        <w:rPr>
          <w:szCs w:val="22"/>
          <w:lang w:val="es-ES"/>
        </w:rPr>
        <w:t>A</w:t>
      </w:r>
      <w:r>
        <w:rPr>
          <w:szCs w:val="22"/>
          <w:lang w:val="es-ES"/>
        </w:rPr>
        <w:t>ño</w:t>
      </w:r>
    </w:p>
    <w:p w14:paraId="7D3A4D88" w14:textId="66788EFA" w:rsidR="001E5A39" w:rsidRPr="00674F28" w:rsidRDefault="00E92359" w:rsidP="00B65AA9">
      <w:pPr>
        <w:spacing w:after="0"/>
        <w:rPr>
          <w:szCs w:val="22"/>
          <w:lang w:val="es-ES"/>
        </w:rPr>
      </w:pPr>
      <w:r>
        <w:rPr>
          <w:i/>
          <w:szCs w:val="22"/>
          <w:lang w:val="es-ES"/>
        </w:rPr>
        <w:t>Autor</w:t>
      </w:r>
      <w:r w:rsidR="001E5A39" w:rsidRPr="00674F28">
        <w:rPr>
          <w:i/>
          <w:szCs w:val="22"/>
          <w:lang w:val="es-ES"/>
        </w:rPr>
        <w:t>:</w:t>
      </w:r>
      <w:r w:rsidR="001E5A39" w:rsidRPr="00674F28">
        <w:rPr>
          <w:szCs w:val="22"/>
          <w:lang w:val="es-ES"/>
        </w:rPr>
        <w:t xml:space="preserve"> </w:t>
      </w:r>
      <w:del w:id="23" w:author="Medina-Rojas Cristian-Rene" w:date="2021-09-20T13:13:00Z">
        <w:r w:rsidRPr="00E92359" w:rsidDel="00537970">
          <w:rPr>
            <w:szCs w:val="22"/>
            <w:lang w:val="es-ES"/>
          </w:rPr>
          <w:delText>&lt;&lt;nombre y apellidos&gt;&gt;</w:delText>
        </w:r>
      </w:del>
      <w:ins w:id="24" w:author="Medina-Rojas Cristian-Rene" w:date="2021-09-20T13:13:00Z">
        <w:r w:rsidR="00537970">
          <w:rPr>
            <w:szCs w:val="22"/>
            <w:lang w:val="es-ES"/>
          </w:rPr>
          <w:t>Cristian Rene Medina Rojas</w:t>
        </w:r>
      </w:ins>
    </w:p>
    <w:p w14:paraId="36629AA0" w14:textId="77777777" w:rsidR="00E92359" w:rsidRDefault="00E92359" w:rsidP="00E92359">
      <w:pPr>
        <w:spacing w:after="0"/>
        <w:rPr>
          <w:i/>
          <w:szCs w:val="22"/>
          <w:lang w:val="es-ES"/>
        </w:rPr>
      </w:pPr>
    </w:p>
    <w:p w14:paraId="0ACE05CD" w14:textId="77777777" w:rsidR="00EF1FDA" w:rsidRDefault="00E92359" w:rsidP="00E92359">
      <w:pPr>
        <w:spacing w:after="0"/>
        <w:rPr>
          <w:szCs w:val="22"/>
          <w:lang w:val="es-ES"/>
        </w:rPr>
      </w:pPr>
      <w:r>
        <w:rPr>
          <w:i/>
          <w:szCs w:val="22"/>
          <w:lang w:val="es-ES"/>
        </w:rPr>
        <w:t>Tutor</w:t>
      </w:r>
      <w:r w:rsidRPr="00674F28">
        <w:rPr>
          <w:i/>
          <w:szCs w:val="22"/>
          <w:lang w:val="es-ES"/>
        </w:rPr>
        <w:t>:</w:t>
      </w:r>
      <w:r w:rsidRPr="00674F28">
        <w:rPr>
          <w:szCs w:val="22"/>
          <w:lang w:val="es-ES"/>
        </w:rPr>
        <w:t xml:space="preserve"> </w:t>
      </w:r>
    </w:p>
    <w:p w14:paraId="6E3042A7" w14:textId="1CC14E56" w:rsidR="00E92359" w:rsidRDefault="00E92359" w:rsidP="00EF1FDA">
      <w:pPr>
        <w:spacing w:after="0"/>
        <w:ind w:left="708"/>
        <w:rPr>
          <w:szCs w:val="22"/>
          <w:lang w:val="es-ES"/>
        </w:rPr>
      </w:pPr>
      <w:r w:rsidRPr="00E92359">
        <w:rPr>
          <w:szCs w:val="22"/>
          <w:lang w:val="es-ES"/>
        </w:rPr>
        <w:t>&lt;&lt;nombre y apellidos&gt;&gt;</w:t>
      </w:r>
    </w:p>
    <w:p w14:paraId="3EE6E9F2" w14:textId="77C01CDF" w:rsidR="00EF1FDA" w:rsidRDefault="00EF1FDA" w:rsidP="00EF1FDA">
      <w:pPr>
        <w:spacing w:after="0"/>
        <w:ind w:left="708"/>
        <w:rPr>
          <w:szCs w:val="22"/>
          <w:lang w:val="es-ES"/>
        </w:rPr>
      </w:pPr>
      <w:r>
        <w:rPr>
          <w:szCs w:val="22"/>
          <w:lang w:val="es-ES"/>
        </w:rPr>
        <w:t>&lt;&lt;departamento&gt;&gt;</w:t>
      </w:r>
    </w:p>
    <w:p w14:paraId="20207C3E" w14:textId="6411BDBC" w:rsidR="00EF1FDA" w:rsidRDefault="00EF1FDA" w:rsidP="00EF1FDA">
      <w:pPr>
        <w:spacing w:after="0"/>
        <w:ind w:left="708"/>
        <w:rPr>
          <w:szCs w:val="22"/>
          <w:lang w:val="es-ES"/>
        </w:rPr>
      </w:pPr>
      <w:r>
        <w:rPr>
          <w:szCs w:val="22"/>
          <w:lang w:val="es-ES"/>
        </w:rPr>
        <w:t>ETSI Informáticos</w:t>
      </w:r>
    </w:p>
    <w:p w14:paraId="17A8B821" w14:textId="7D5418AC" w:rsidR="00EF1FDA" w:rsidRPr="00674F28" w:rsidRDefault="00EF1FDA" w:rsidP="00EF1FDA">
      <w:pPr>
        <w:spacing w:after="0"/>
        <w:ind w:left="708"/>
        <w:rPr>
          <w:szCs w:val="22"/>
          <w:lang w:val="es-ES"/>
        </w:rPr>
      </w:pPr>
      <w:r>
        <w:rPr>
          <w:szCs w:val="22"/>
          <w:lang w:val="es-ES"/>
        </w:rPr>
        <w:t>Universidad Politécnica de Madrid</w:t>
      </w:r>
    </w:p>
    <w:p w14:paraId="3FF0C848" w14:textId="77777777" w:rsidR="002E112A" w:rsidRDefault="002E112A">
      <w:pPr>
        <w:spacing w:after="200" w:line="240" w:lineRule="auto"/>
        <w:jc w:val="left"/>
        <w:rPr>
          <w:szCs w:val="22"/>
          <w:lang w:val="es-ES"/>
        </w:rPr>
        <w:sectPr w:rsidR="002E112A" w:rsidSect="00B37E1C">
          <w:pgSz w:w="11900" w:h="16840"/>
          <w:pgMar w:top="1417" w:right="1701" w:bottom="1417" w:left="1701" w:header="708" w:footer="708" w:gutter="0"/>
          <w:cols w:space="708"/>
          <w:docGrid w:linePitch="299"/>
        </w:sectPr>
      </w:pPr>
    </w:p>
    <w:p w14:paraId="200AF9E9" w14:textId="5253083D" w:rsidR="002F2D23" w:rsidRDefault="002F2D23">
      <w:pPr>
        <w:spacing w:after="200" w:line="240" w:lineRule="auto"/>
        <w:jc w:val="left"/>
        <w:rPr>
          <w:ins w:id="25" w:author="Medina-Rojas Cristian-Rene" w:date="2021-09-20T14:01:00Z"/>
          <w:b/>
          <w:sz w:val="36"/>
          <w:szCs w:val="36"/>
          <w:lang w:val="es-ES"/>
        </w:rPr>
      </w:pPr>
      <w:r w:rsidRPr="002F2D23">
        <w:rPr>
          <w:b/>
          <w:sz w:val="36"/>
          <w:szCs w:val="36"/>
          <w:lang w:val="es-ES"/>
        </w:rPr>
        <w:lastRenderedPageBreak/>
        <w:t>Resumen</w:t>
      </w:r>
    </w:p>
    <w:p w14:paraId="566FF86E" w14:textId="77777777" w:rsidR="00D93DD9" w:rsidRDefault="00D93DD9">
      <w:pPr>
        <w:spacing w:after="200" w:line="240" w:lineRule="auto"/>
        <w:jc w:val="left"/>
        <w:rPr>
          <w:b/>
          <w:sz w:val="36"/>
          <w:szCs w:val="36"/>
          <w:lang w:val="es-ES"/>
        </w:rPr>
      </w:pPr>
    </w:p>
    <w:p w14:paraId="43381FED" w14:textId="2BBDDC01" w:rsidR="002F2D23" w:rsidRDefault="00CD250F" w:rsidP="00CD250F">
      <w:pPr>
        <w:rPr>
          <w:ins w:id="26" w:author="Medina-Rojas Cristian-Rene" w:date="2021-09-20T12:49:00Z"/>
          <w:lang w:val="en-US"/>
        </w:rPr>
      </w:pPr>
      <w:del w:id="27" w:author="Medina-Rojas Cristian-Rene" w:date="2021-09-20T12:48:00Z">
        <w:r w:rsidRPr="00001FEA" w:rsidDel="00AD3169">
          <w:rPr>
            <w:lang w:val="es-ES"/>
          </w:rPr>
          <w:delText>&lt;&lt;</w:delText>
        </w:r>
      </w:del>
      <w:ins w:id="28" w:author="Medina-Rojas Cristian-Rene" w:date="2021-09-20T12:47:00Z">
        <w:r w:rsidR="005854E2">
          <w:rPr>
            <w:lang w:val="en-US"/>
          </w:rPr>
          <w:t xml:space="preserve">El </w:t>
        </w:r>
        <w:proofErr w:type="spellStart"/>
        <w:r w:rsidR="005854E2">
          <w:rPr>
            <w:lang w:val="en-US"/>
          </w:rPr>
          <w:t>presente</w:t>
        </w:r>
        <w:proofErr w:type="spellEnd"/>
        <w:r w:rsidR="005854E2">
          <w:rPr>
            <w:lang w:val="en-US"/>
          </w:rPr>
          <w:t xml:space="preserve"> </w:t>
        </w:r>
        <w:proofErr w:type="spellStart"/>
        <w:r w:rsidR="005854E2">
          <w:rPr>
            <w:lang w:val="en-US"/>
          </w:rPr>
          <w:t>trabajo</w:t>
        </w:r>
        <w:proofErr w:type="spellEnd"/>
        <w:r w:rsidR="005854E2">
          <w:rPr>
            <w:lang w:val="en-US"/>
          </w:rPr>
          <w:t xml:space="preserve"> fin de </w:t>
        </w:r>
        <w:proofErr w:type="spellStart"/>
        <w:r w:rsidR="005854E2">
          <w:rPr>
            <w:lang w:val="en-US"/>
          </w:rPr>
          <w:t>grado</w:t>
        </w:r>
        <w:proofErr w:type="spellEnd"/>
        <w:r w:rsidR="005854E2">
          <w:rPr>
            <w:lang w:val="en-US"/>
          </w:rPr>
          <w:t xml:space="preserve"> se </w:t>
        </w:r>
        <w:proofErr w:type="spellStart"/>
        <w:r w:rsidR="005854E2">
          <w:rPr>
            <w:lang w:val="en-US"/>
          </w:rPr>
          <w:t>realizará</w:t>
        </w:r>
        <w:proofErr w:type="spellEnd"/>
        <w:r w:rsidR="005854E2">
          <w:rPr>
            <w:lang w:val="en-US"/>
          </w:rPr>
          <w:t xml:space="preserve"> </w:t>
        </w:r>
        <w:proofErr w:type="spellStart"/>
        <w:r w:rsidR="005854E2">
          <w:rPr>
            <w:lang w:val="en-US"/>
          </w:rPr>
          <w:t>el</w:t>
        </w:r>
        <w:proofErr w:type="spellEnd"/>
        <w:r w:rsidR="005854E2">
          <w:rPr>
            <w:lang w:val="en-US"/>
          </w:rPr>
          <w:t xml:space="preserve"> </w:t>
        </w:r>
        <w:proofErr w:type="spellStart"/>
        <w:r w:rsidR="005854E2">
          <w:rPr>
            <w:lang w:val="en-US"/>
          </w:rPr>
          <w:t>diseño</w:t>
        </w:r>
        <w:proofErr w:type="spellEnd"/>
        <w:r w:rsidR="005854E2">
          <w:rPr>
            <w:lang w:val="en-US"/>
          </w:rPr>
          <w:t xml:space="preserve"> y </w:t>
        </w:r>
        <w:proofErr w:type="spellStart"/>
        <w:r w:rsidR="005854E2">
          <w:rPr>
            <w:lang w:val="en-US"/>
          </w:rPr>
          <w:t>el</w:t>
        </w:r>
        <w:proofErr w:type="spellEnd"/>
        <w:r w:rsidR="005854E2">
          <w:rPr>
            <w:lang w:val="en-US"/>
          </w:rPr>
          <w:t xml:space="preserve"> </w:t>
        </w:r>
      </w:ins>
      <w:proofErr w:type="spellStart"/>
      <w:ins w:id="29" w:author="Medina-Rojas Cristian-Rene" w:date="2021-09-20T12:48:00Z">
        <w:r w:rsidR="00AD3169">
          <w:rPr>
            <w:lang w:val="en-US"/>
          </w:rPr>
          <w:t>d</w:t>
        </w:r>
      </w:ins>
      <w:ins w:id="30" w:author="Medina-Rojas Cristian-Rene" w:date="2021-09-20T12:47:00Z">
        <w:r w:rsidR="005854E2">
          <w:rPr>
            <w:lang w:val="en-US"/>
          </w:rPr>
          <w:t>esarrollo</w:t>
        </w:r>
        <w:proofErr w:type="spellEnd"/>
        <w:r w:rsidR="005854E2">
          <w:rPr>
            <w:lang w:val="en-US"/>
          </w:rPr>
          <w:t xml:space="preserve"> de una </w:t>
        </w:r>
        <w:proofErr w:type="spellStart"/>
        <w:r w:rsidR="005854E2">
          <w:rPr>
            <w:lang w:val="en-US"/>
          </w:rPr>
          <w:t>aplicaci</w:t>
        </w:r>
      </w:ins>
      <w:ins w:id="31" w:author="Medina-Rojas Cristian-Rene" w:date="2021-09-20T12:48:00Z">
        <w:r w:rsidR="00AD3169">
          <w:rPr>
            <w:lang w:val="en-US"/>
          </w:rPr>
          <w:t>ó</w:t>
        </w:r>
      </w:ins>
      <w:ins w:id="32" w:author="Medina-Rojas Cristian-Rene" w:date="2021-09-20T12:47:00Z">
        <w:r w:rsidR="005854E2">
          <w:rPr>
            <w:lang w:val="en-US"/>
          </w:rPr>
          <w:t>n</w:t>
        </w:r>
        <w:proofErr w:type="spellEnd"/>
        <w:r w:rsidR="005854E2">
          <w:rPr>
            <w:lang w:val="en-US"/>
          </w:rPr>
          <w:t xml:space="preserve"> web </w:t>
        </w:r>
        <w:proofErr w:type="spellStart"/>
        <w:r w:rsidR="005854E2">
          <w:rPr>
            <w:lang w:val="en-US"/>
          </w:rPr>
          <w:t>utilizando</w:t>
        </w:r>
        <w:proofErr w:type="spellEnd"/>
        <w:r w:rsidR="005854E2">
          <w:rPr>
            <w:lang w:val="en-US"/>
          </w:rPr>
          <w:t xml:space="preserve"> </w:t>
        </w:r>
      </w:ins>
      <w:proofErr w:type="spellStart"/>
      <w:ins w:id="33" w:author="Medina-Rojas Cristian-Rene" w:date="2021-09-20T13:36:00Z">
        <w:r w:rsidR="00F73E55">
          <w:rPr>
            <w:lang w:val="en-US"/>
          </w:rPr>
          <w:t>el</w:t>
        </w:r>
        <w:proofErr w:type="spellEnd"/>
        <w:r w:rsidR="00F73E55">
          <w:rPr>
            <w:lang w:val="en-US"/>
          </w:rPr>
          <w:t xml:space="preserve"> </w:t>
        </w:r>
        <w:proofErr w:type="spellStart"/>
        <w:r w:rsidR="00F73E55">
          <w:rPr>
            <w:lang w:val="en-US"/>
          </w:rPr>
          <w:t>sevicio</w:t>
        </w:r>
        <w:proofErr w:type="spellEnd"/>
        <w:r w:rsidR="00F73E55">
          <w:rPr>
            <w:lang w:val="en-US"/>
          </w:rPr>
          <w:t xml:space="preserve"> de </w:t>
        </w:r>
        <w:r w:rsidR="00F73E55" w:rsidRPr="00F73E55">
          <w:rPr>
            <w:lang w:val="en-US"/>
            <w:rPrChange w:id="34" w:author="Medina-Rojas Cristian-Rene" w:date="2021-09-20T13:36:00Z">
              <w:rPr>
                <w:rStyle w:val="ph"/>
                <w:rFonts w:ascii="Arial" w:hAnsi="Arial" w:cs="Arial"/>
                <w:color w:val="333333"/>
                <w:sz w:val="21"/>
                <w:szCs w:val="21"/>
              </w:rPr>
            </w:rPrChange>
          </w:rPr>
          <w:t>SAP Business Application Studio</w:t>
        </w:r>
        <w:r w:rsidR="00F73E55" w:rsidRPr="00F73E55">
          <w:rPr>
            <w:lang w:val="en-US"/>
            <w:rPrChange w:id="35" w:author="Medina-Rojas Cristian-Rene" w:date="2021-09-20T13:36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 </w:t>
        </w:r>
      </w:ins>
      <w:ins w:id="36" w:author="Medina-Rojas Cristian-Rene" w:date="2021-09-20T12:48:00Z">
        <w:r w:rsidR="005854E2">
          <w:rPr>
            <w:lang w:val="en-US"/>
          </w:rPr>
          <w:t xml:space="preserve"> </w:t>
        </w:r>
      </w:ins>
      <w:del w:id="37" w:author="Medina-Rojas Cristian-Rene" w:date="2021-09-20T12:47:00Z">
        <w:r w:rsidRPr="00F73E55" w:rsidDel="005854E2">
          <w:rPr>
            <w:lang w:val="en-US"/>
            <w:rPrChange w:id="38" w:author="Medina-Rojas Cristian-Rene" w:date="2021-09-20T13:36:00Z">
              <w:rPr>
                <w:lang w:val="es-ES"/>
              </w:rPr>
            </w:rPrChange>
          </w:rPr>
          <w:delText>Aquí va el resumen del TFG</w:delText>
        </w:r>
        <w:r w:rsidR="00F4310D" w:rsidRPr="00F73E55" w:rsidDel="005854E2">
          <w:rPr>
            <w:lang w:val="en-US"/>
            <w:rPrChange w:id="39" w:author="Medina-Rojas Cristian-Rene" w:date="2021-09-20T13:36:00Z">
              <w:rPr>
                <w:lang w:val="es-ES"/>
              </w:rPr>
            </w:rPrChange>
          </w:rPr>
          <w:delText xml:space="preserve">. </w:delText>
        </w:r>
        <w:r w:rsidR="00F4310D" w:rsidRPr="00867214" w:rsidDel="005854E2">
          <w:rPr>
            <w:lang w:val="en-US"/>
          </w:rPr>
          <w:delText>Extensión máxima 2 páginas.</w:delText>
        </w:r>
      </w:del>
      <w:ins w:id="40" w:author="Medina-Rojas Cristian-Rene" w:date="2021-09-20T12:49:00Z">
        <w:r w:rsidR="00AD3169">
          <w:rPr>
            <w:lang w:val="en-US"/>
          </w:rPr>
          <w:t>.</w:t>
        </w:r>
      </w:ins>
      <w:del w:id="41" w:author="Medina-Rojas Cristian-Rene" w:date="2021-09-20T12:48:00Z">
        <w:r w:rsidRPr="00867214" w:rsidDel="00AD3169">
          <w:rPr>
            <w:lang w:val="en-US"/>
          </w:rPr>
          <w:delText>&gt;&gt;</w:delText>
        </w:r>
      </w:del>
    </w:p>
    <w:p w14:paraId="2A9B1728" w14:textId="1AD430FA" w:rsidR="00AD3169" w:rsidRDefault="00AD3169" w:rsidP="00CD250F">
      <w:pPr>
        <w:rPr>
          <w:ins w:id="42" w:author="Medina-Rojas Cristian-Rene" w:date="2021-09-20T12:49:00Z"/>
          <w:lang w:val="en-US"/>
        </w:rPr>
      </w:pPr>
    </w:p>
    <w:p w14:paraId="6DF9B911" w14:textId="53FBE974" w:rsidR="0091494C" w:rsidRDefault="00AD3169" w:rsidP="00CD250F">
      <w:pPr>
        <w:rPr>
          <w:ins w:id="43" w:author="Medina-Rojas Cristian-Rene" w:date="2021-09-20T13:05:00Z"/>
          <w:lang w:val="en-US"/>
        </w:rPr>
      </w:pPr>
      <w:ins w:id="44" w:author="Medina-Rojas Cristian-Rene" w:date="2021-09-20T12:49:00Z">
        <w:r>
          <w:rPr>
            <w:lang w:val="en-US"/>
          </w:rPr>
          <w:t xml:space="preserve">El </w:t>
        </w:r>
        <w:proofErr w:type="spellStart"/>
        <w:r>
          <w:rPr>
            <w:lang w:val="en-US"/>
          </w:rPr>
          <w:t>objetivo</w:t>
        </w:r>
        <w:proofErr w:type="spellEnd"/>
        <w:r>
          <w:rPr>
            <w:lang w:val="en-US"/>
          </w:rPr>
          <w:t xml:space="preserve"> de </w:t>
        </w:r>
        <w:proofErr w:type="spellStart"/>
        <w:r>
          <w:rPr>
            <w:lang w:val="en-US"/>
          </w:rPr>
          <w:t>crear</w:t>
        </w:r>
        <w:proofErr w:type="spellEnd"/>
        <w:r>
          <w:rPr>
            <w:lang w:val="en-US"/>
          </w:rPr>
          <w:t xml:space="preserve"> la </w:t>
        </w:r>
        <w:proofErr w:type="spellStart"/>
        <w:r>
          <w:rPr>
            <w:lang w:val="en-US"/>
          </w:rPr>
          <w:t>aplicacion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tiene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como</w:t>
        </w:r>
        <w:proofErr w:type="spellEnd"/>
        <w:r>
          <w:rPr>
            <w:lang w:val="en-US"/>
          </w:rPr>
          <w:t xml:space="preserve"> </w:t>
        </w:r>
        <w:proofErr w:type="spellStart"/>
        <w:proofErr w:type="gramStart"/>
        <w:r>
          <w:rPr>
            <w:lang w:val="en-US"/>
          </w:rPr>
          <w:t>finalidad</w:t>
        </w:r>
      </w:ins>
      <w:proofErr w:type="spellEnd"/>
      <w:ins w:id="45" w:author="Medina-Rojas Cristian-Rene" w:date="2021-09-20T13:45:00Z">
        <w:r w:rsidR="00D148B9">
          <w:rPr>
            <w:lang w:val="en-US"/>
          </w:rPr>
          <w:t xml:space="preserve"> </w:t>
        </w:r>
      </w:ins>
      <w:ins w:id="46" w:author="Medina-Rojas Cristian-Rene" w:date="2021-09-20T12:49:00Z">
        <w:r>
          <w:rPr>
            <w:lang w:val="en-US"/>
          </w:rPr>
          <w:t xml:space="preserve"> </w:t>
        </w:r>
      </w:ins>
      <w:proofErr w:type="spellStart"/>
      <w:ins w:id="47" w:author="Medina-Rojas Cristian-Rene" w:date="2021-09-20T12:50:00Z">
        <w:r>
          <w:rPr>
            <w:lang w:val="en-US"/>
          </w:rPr>
          <w:t>comprender</w:t>
        </w:r>
      </w:ins>
      <w:proofErr w:type="spellEnd"/>
      <w:proofErr w:type="gramEnd"/>
      <w:ins w:id="48" w:author="Medina-Rojas Cristian-Rene" w:date="2021-09-20T13:07:00Z">
        <w:r w:rsidR="0091494C">
          <w:rPr>
            <w:lang w:val="en-US"/>
          </w:rPr>
          <w:t xml:space="preserve"> y </w:t>
        </w:r>
        <w:proofErr w:type="spellStart"/>
        <w:r w:rsidR="0091494C">
          <w:rPr>
            <w:lang w:val="en-US"/>
          </w:rPr>
          <w:t>aprender</w:t>
        </w:r>
        <w:proofErr w:type="spellEnd"/>
        <w:r w:rsidR="0091494C">
          <w:rPr>
            <w:lang w:val="en-US"/>
          </w:rPr>
          <w:t xml:space="preserve"> </w:t>
        </w:r>
      </w:ins>
      <w:ins w:id="49" w:author="Medina-Rojas Cristian-Rene" w:date="2021-09-20T12:50:00Z"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conceptos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relevantes</w:t>
        </w:r>
        <w:proofErr w:type="spellEnd"/>
        <w:r>
          <w:rPr>
            <w:lang w:val="en-US"/>
          </w:rPr>
          <w:t xml:space="preserve"> del </w:t>
        </w:r>
        <w:proofErr w:type="spellStart"/>
        <w:r>
          <w:rPr>
            <w:lang w:val="en-US"/>
          </w:rPr>
          <w:t>entorno</w:t>
        </w:r>
        <w:proofErr w:type="spellEnd"/>
        <w:r>
          <w:rPr>
            <w:lang w:val="en-US"/>
          </w:rPr>
          <w:t xml:space="preserve"> de SAP </w:t>
        </w:r>
      </w:ins>
      <w:ins w:id="50" w:author="Medina-Rojas Cristian-Rene" w:date="2021-09-20T12:51:00Z">
        <w:r>
          <w:rPr>
            <w:lang w:val="en-US"/>
          </w:rPr>
          <w:t xml:space="preserve"> </w:t>
        </w:r>
      </w:ins>
      <w:ins w:id="51" w:author="Medina-Rojas Cristian-Rene" w:date="2021-09-20T12:55:00Z">
        <w:r>
          <w:rPr>
            <w:lang w:val="en-US"/>
          </w:rPr>
          <w:t xml:space="preserve">y </w:t>
        </w:r>
        <w:proofErr w:type="spellStart"/>
        <w:r>
          <w:rPr>
            <w:lang w:val="en-US"/>
          </w:rPr>
          <w:t>sacar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provecho</w:t>
        </w:r>
        <w:proofErr w:type="spellEnd"/>
        <w:r>
          <w:rPr>
            <w:lang w:val="en-US"/>
          </w:rPr>
          <w:t xml:space="preserve"> a sus </w:t>
        </w:r>
      </w:ins>
      <w:ins w:id="52" w:author="Medina-Rojas Cristian-Rene" w:date="2021-09-20T12:54:00Z"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tecnologias</w:t>
        </w:r>
      </w:ins>
      <w:proofErr w:type="spellEnd"/>
      <w:ins w:id="53" w:author="Medina-Rojas Cristian-Rene" w:date="2021-09-20T12:56:00Z">
        <w:r>
          <w:rPr>
            <w:lang w:val="en-US"/>
          </w:rPr>
          <w:t>.</w:t>
        </w:r>
      </w:ins>
      <w:ins w:id="54" w:author="Medina-Rojas Cristian-Rene" w:date="2021-09-20T13:04:00Z">
        <w:r w:rsidR="0091494C">
          <w:rPr>
            <w:lang w:val="en-US"/>
          </w:rPr>
          <w:t xml:space="preserve"> </w:t>
        </w:r>
      </w:ins>
    </w:p>
    <w:p w14:paraId="2AAD2DEF" w14:textId="50C7E252" w:rsidR="0091494C" w:rsidRDefault="0091494C" w:rsidP="00CD250F">
      <w:pPr>
        <w:rPr>
          <w:ins w:id="55" w:author="Medina-Rojas Cristian-Rene" w:date="2021-09-20T13:05:00Z"/>
          <w:lang w:val="en-US"/>
        </w:rPr>
      </w:pPr>
    </w:p>
    <w:p w14:paraId="6F877CC5" w14:textId="0C57D138" w:rsidR="00537970" w:rsidRDefault="00BD4840" w:rsidP="00CD250F">
      <w:pPr>
        <w:rPr>
          <w:ins w:id="56" w:author="Medina-Rojas Cristian-Rene" w:date="2021-09-20T13:19:00Z"/>
          <w:lang w:val="en-US"/>
        </w:rPr>
      </w:pPr>
      <w:ins w:id="57" w:author="Medina-Rojas Cristian-Rene" w:date="2021-09-20T13:09:00Z">
        <w:r>
          <w:rPr>
            <w:lang w:val="en-US"/>
          </w:rPr>
          <w:t xml:space="preserve">Nuestra </w:t>
        </w:r>
        <w:proofErr w:type="spellStart"/>
        <w:r>
          <w:rPr>
            <w:lang w:val="en-US"/>
          </w:rPr>
          <w:t>aplicaci</w:t>
        </w:r>
      </w:ins>
      <w:ins w:id="58" w:author="Medina-Rojas Cristian-Rene" w:date="2021-09-20T13:38:00Z">
        <w:r w:rsidR="00F73E55">
          <w:rPr>
            <w:lang w:val="en-US"/>
          </w:rPr>
          <w:t>ó</w:t>
        </w:r>
      </w:ins>
      <w:ins w:id="59" w:author="Medina-Rojas Cristian-Rene" w:date="2021-09-20T13:09:00Z">
        <w:r>
          <w:rPr>
            <w:lang w:val="en-US"/>
          </w:rPr>
          <w:t>n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llevará</w:t>
        </w:r>
        <w:proofErr w:type="spellEnd"/>
        <w:r>
          <w:rPr>
            <w:lang w:val="en-US"/>
          </w:rPr>
          <w:t xml:space="preserve"> de </w:t>
        </w:r>
        <w:proofErr w:type="spellStart"/>
        <w:r>
          <w:rPr>
            <w:lang w:val="en-US"/>
          </w:rPr>
          <w:t>nombre</w:t>
        </w:r>
        <w:proofErr w:type="spellEnd"/>
        <w:r>
          <w:rPr>
            <w:lang w:val="en-US"/>
          </w:rPr>
          <w:t xml:space="preserve"> </w:t>
        </w:r>
        <w:r>
          <w:t>Delivery1.0</w:t>
        </w:r>
        <w:r>
          <w:t xml:space="preserve">. </w:t>
        </w:r>
        <w:r>
          <w:t>Es una Aplicación</w:t>
        </w:r>
      </w:ins>
      <w:ins w:id="60" w:author="Medina-Rojas Cristian-Rene" w:date="2021-09-20T13:52:00Z">
        <w:r w:rsidR="00272538">
          <w:t xml:space="preserve"> web</w:t>
        </w:r>
      </w:ins>
      <w:ins w:id="61" w:author="Medina-Rojas Cristian-Rene" w:date="2021-09-20T13:09:00Z">
        <w:r>
          <w:t xml:space="preserve"> cuyo objetivo es la venta de productos por catálogo por internet.</w:t>
        </w:r>
        <w:r>
          <w:t xml:space="preserve"> </w:t>
        </w:r>
      </w:ins>
      <w:proofErr w:type="spellStart"/>
      <w:ins w:id="62" w:author="Medina-Rojas Cristian-Rene" w:date="2021-09-20T13:11:00Z">
        <w:r w:rsidR="00537970">
          <w:rPr>
            <w:lang w:val="en-US"/>
          </w:rPr>
          <w:t>Su</w:t>
        </w:r>
        <w:proofErr w:type="spellEnd"/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ciclo</w:t>
        </w:r>
        <w:proofErr w:type="spellEnd"/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empieza</w:t>
        </w:r>
        <w:proofErr w:type="spellEnd"/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desde</w:t>
        </w:r>
        <w:proofErr w:type="spellEnd"/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elegir</w:t>
        </w:r>
        <w:proofErr w:type="spellEnd"/>
        <w:r w:rsidR="00537970">
          <w:rPr>
            <w:lang w:val="en-US"/>
          </w:rPr>
          <w:t xml:space="preserve"> un </w:t>
        </w:r>
        <w:proofErr w:type="spellStart"/>
        <w:r w:rsidR="00537970">
          <w:rPr>
            <w:lang w:val="en-US"/>
          </w:rPr>
          <w:t>producto</w:t>
        </w:r>
        <w:proofErr w:type="spellEnd"/>
        <w:r w:rsidR="00537970">
          <w:rPr>
            <w:lang w:val="en-US"/>
          </w:rPr>
          <w:t xml:space="preserve"> </w:t>
        </w:r>
      </w:ins>
      <w:proofErr w:type="spellStart"/>
      <w:ins w:id="63" w:author="Medina-Rojas Cristian-Rene" w:date="2021-09-20T13:12:00Z">
        <w:r w:rsidR="00537970">
          <w:rPr>
            <w:lang w:val="en-US"/>
          </w:rPr>
          <w:t>lanzar</w:t>
        </w:r>
        <w:proofErr w:type="spellEnd"/>
        <w:r w:rsidR="00537970">
          <w:rPr>
            <w:lang w:val="en-US"/>
          </w:rPr>
          <w:t xml:space="preserve"> una </w:t>
        </w:r>
        <w:proofErr w:type="spellStart"/>
        <w:r w:rsidR="00537970">
          <w:rPr>
            <w:lang w:val="en-US"/>
          </w:rPr>
          <w:t>compra</w:t>
        </w:r>
        <w:proofErr w:type="spellEnd"/>
        <w:r w:rsidR="00537970">
          <w:rPr>
            <w:lang w:val="en-US"/>
          </w:rPr>
          <w:t xml:space="preserve"> y a la </w:t>
        </w:r>
        <w:proofErr w:type="spellStart"/>
        <w:r w:rsidR="00537970">
          <w:rPr>
            <w:lang w:val="en-US"/>
          </w:rPr>
          <w:t>vez</w:t>
        </w:r>
        <w:proofErr w:type="spellEnd"/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esta</w:t>
        </w:r>
        <w:proofErr w:type="spellEnd"/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compra</w:t>
        </w:r>
        <w:proofErr w:type="spellEnd"/>
        <w:r w:rsidR="00537970">
          <w:rPr>
            <w:lang w:val="en-US"/>
          </w:rPr>
          <w:t xml:space="preserve"> sea </w:t>
        </w:r>
        <w:proofErr w:type="spellStart"/>
        <w:r w:rsidR="00537970">
          <w:rPr>
            <w:lang w:val="en-US"/>
          </w:rPr>
          <w:t>supervisada</w:t>
        </w:r>
        <w:proofErr w:type="spellEnd"/>
        <w:r w:rsidR="00537970">
          <w:rPr>
            <w:lang w:val="en-US"/>
          </w:rPr>
          <w:t xml:space="preserve"> por un </w:t>
        </w:r>
        <w:proofErr w:type="spellStart"/>
        <w:r w:rsidR="00537970">
          <w:rPr>
            <w:lang w:val="en-US"/>
          </w:rPr>
          <w:t>sevicio</w:t>
        </w:r>
        <w:proofErr w:type="spellEnd"/>
        <w:r w:rsidR="00537970">
          <w:rPr>
            <w:lang w:val="en-US"/>
          </w:rPr>
          <w:t xml:space="preserve"> de </w:t>
        </w:r>
        <w:proofErr w:type="gramStart"/>
        <w:r w:rsidR="00537970">
          <w:rPr>
            <w:lang w:val="en-US"/>
          </w:rPr>
          <w:t xml:space="preserve">workflow </w:t>
        </w:r>
      </w:ins>
      <w:ins w:id="64" w:author="Medina-Rojas Cristian-Rene" w:date="2021-09-20T13:19:00Z">
        <w:r w:rsidR="006E25BE">
          <w:rPr>
            <w:lang w:val="en-US"/>
          </w:rPr>
          <w:t>.</w:t>
        </w:r>
        <w:proofErr w:type="gramEnd"/>
        <w:r w:rsidR="006E25BE">
          <w:rPr>
            <w:lang w:val="en-US"/>
          </w:rPr>
          <w:t xml:space="preserve"> Este </w:t>
        </w:r>
        <w:proofErr w:type="spellStart"/>
        <w:r w:rsidR="006E25BE">
          <w:rPr>
            <w:lang w:val="en-US"/>
          </w:rPr>
          <w:t>servicio</w:t>
        </w:r>
      </w:ins>
      <w:proofErr w:type="spellEnd"/>
      <w:ins w:id="65" w:author="Medina-Rojas Cristian-Rene" w:date="2021-09-20T13:37:00Z">
        <w:r w:rsidR="00F73E55">
          <w:rPr>
            <w:lang w:val="en-US"/>
          </w:rPr>
          <w:t xml:space="preserve"> de workflow</w:t>
        </w:r>
      </w:ins>
      <w:ins w:id="66" w:author="Medina-Rojas Cristian-Rene" w:date="2021-09-20T13:19:00Z">
        <w:r w:rsidR="006E25BE">
          <w:rPr>
            <w:lang w:val="en-US"/>
          </w:rPr>
          <w:t xml:space="preserve"> </w:t>
        </w:r>
        <w:proofErr w:type="spellStart"/>
        <w:r w:rsidR="006E25BE">
          <w:rPr>
            <w:lang w:val="en-US"/>
          </w:rPr>
          <w:t>tendra</w:t>
        </w:r>
        <w:proofErr w:type="spellEnd"/>
        <w:r w:rsidR="006E25BE">
          <w:rPr>
            <w:lang w:val="en-US"/>
          </w:rPr>
          <w:t xml:space="preserve"> </w:t>
        </w:r>
        <w:proofErr w:type="spellStart"/>
        <w:r w:rsidR="006E25BE">
          <w:rPr>
            <w:lang w:val="en-US"/>
          </w:rPr>
          <w:t>como</w:t>
        </w:r>
        <w:proofErr w:type="spellEnd"/>
        <w:r w:rsidR="006E25BE">
          <w:rPr>
            <w:lang w:val="en-US"/>
          </w:rPr>
          <w:t xml:space="preserve"> </w:t>
        </w:r>
        <w:proofErr w:type="spellStart"/>
        <w:r w:rsidR="006E25BE">
          <w:rPr>
            <w:lang w:val="en-US"/>
          </w:rPr>
          <w:t>objetivo</w:t>
        </w:r>
        <w:proofErr w:type="spellEnd"/>
        <w:r w:rsidR="006E25BE">
          <w:rPr>
            <w:lang w:val="en-US"/>
          </w:rPr>
          <w:t xml:space="preserve"> </w:t>
        </w:r>
      </w:ins>
      <w:proofErr w:type="spellStart"/>
      <w:ins w:id="67" w:author="Medina-Rojas Cristian-Rene" w:date="2021-09-20T13:12:00Z">
        <w:r w:rsidR="00537970">
          <w:rPr>
            <w:lang w:val="en-US"/>
          </w:rPr>
          <w:t>aceptar</w:t>
        </w:r>
        <w:proofErr w:type="spellEnd"/>
        <w:r w:rsidR="00537970">
          <w:rPr>
            <w:lang w:val="en-US"/>
          </w:rPr>
          <w:t xml:space="preserve"> o </w:t>
        </w:r>
        <w:proofErr w:type="spellStart"/>
        <w:r w:rsidR="00537970">
          <w:rPr>
            <w:lang w:val="en-US"/>
          </w:rPr>
          <w:t>recha</w:t>
        </w:r>
      </w:ins>
      <w:ins w:id="68" w:author="Medina-Rojas Cristian-Rene" w:date="2021-09-20T13:46:00Z">
        <w:r w:rsidR="00D148B9">
          <w:rPr>
            <w:lang w:val="en-US"/>
          </w:rPr>
          <w:t>za</w:t>
        </w:r>
      </w:ins>
      <w:ins w:id="69" w:author="Medina-Rojas Cristian-Rene" w:date="2021-09-20T13:12:00Z">
        <w:r w:rsidR="00537970">
          <w:rPr>
            <w:lang w:val="en-US"/>
          </w:rPr>
          <w:t>r</w:t>
        </w:r>
        <w:proofErr w:type="spellEnd"/>
        <w:r w:rsidR="00537970">
          <w:rPr>
            <w:lang w:val="en-US"/>
          </w:rPr>
          <w:t xml:space="preserve"> la </w:t>
        </w:r>
        <w:proofErr w:type="spellStart"/>
        <w:r w:rsidR="00537970">
          <w:rPr>
            <w:lang w:val="en-US"/>
          </w:rPr>
          <w:t>compra</w:t>
        </w:r>
      </w:ins>
      <w:proofErr w:type="spellEnd"/>
      <w:ins w:id="70" w:author="Medina-Rojas Cristian-Rene" w:date="2021-09-20T13:13:00Z"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seg</w:t>
        </w:r>
      </w:ins>
      <w:ins w:id="71" w:author="Medina-Rojas Cristian-Rene" w:date="2021-09-20T14:15:00Z">
        <w:r w:rsidR="0007474D">
          <w:rPr>
            <w:lang w:val="en-US"/>
          </w:rPr>
          <w:t>ú</w:t>
        </w:r>
      </w:ins>
      <w:ins w:id="72" w:author="Medina-Rojas Cristian-Rene" w:date="2021-09-20T13:13:00Z">
        <w:r w:rsidR="00537970">
          <w:rPr>
            <w:lang w:val="en-US"/>
          </w:rPr>
          <w:t>n</w:t>
        </w:r>
        <w:proofErr w:type="spellEnd"/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unos</w:t>
        </w:r>
        <w:proofErr w:type="spellEnd"/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par</w:t>
        </w:r>
      </w:ins>
      <w:ins w:id="73" w:author="Medina-Rojas Cristian-Rene" w:date="2021-09-20T14:15:00Z">
        <w:r w:rsidR="0007474D">
          <w:rPr>
            <w:lang w:val="en-US"/>
          </w:rPr>
          <w:t>á</w:t>
        </w:r>
      </w:ins>
      <w:ins w:id="74" w:author="Medina-Rojas Cristian-Rene" w:date="2021-09-20T13:13:00Z">
        <w:r w:rsidR="00537970">
          <w:rPr>
            <w:lang w:val="en-US"/>
          </w:rPr>
          <w:t>metros</w:t>
        </w:r>
        <w:proofErr w:type="spellEnd"/>
        <w:r w:rsidR="00537970">
          <w:rPr>
            <w:lang w:val="en-US"/>
          </w:rPr>
          <w:t xml:space="preserve"> </w:t>
        </w:r>
        <w:proofErr w:type="spellStart"/>
        <w:r w:rsidR="00537970">
          <w:rPr>
            <w:lang w:val="en-US"/>
          </w:rPr>
          <w:t>especificos</w:t>
        </w:r>
        <w:proofErr w:type="spellEnd"/>
        <w:r w:rsidR="00537970">
          <w:rPr>
            <w:lang w:val="en-US"/>
          </w:rPr>
          <w:t>.</w:t>
        </w:r>
      </w:ins>
    </w:p>
    <w:p w14:paraId="3EDFF88B" w14:textId="314EC0C8" w:rsidR="006E25BE" w:rsidRDefault="006E25BE" w:rsidP="00CD250F">
      <w:pPr>
        <w:rPr>
          <w:ins w:id="75" w:author="Medina-Rojas Cristian-Rene" w:date="2021-09-20T13:19:00Z"/>
          <w:lang w:val="en-US"/>
        </w:rPr>
      </w:pPr>
    </w:p>
    <w:p w14:paraId="008F076F" w14:textId="409C2959" w:rsidR="00B6047C" w:rsidRPr="00B6047C" w:rsidRDefault="006E25BE" w:rsidP="00B6047C">
      <w:pPr>
        <w:rPr>
          <w:ins w:id="76" w:author="Medina-Rojas Cristian-Rene" w:date="2021-09-20T13:30:00Z"/>
          <w:lang w:val="en-US"/>
          <w:rPrChange w:id="77" w:author="Medina-Rojas Cristian-Rene" w:date="2021-09-20T13:30:00Z">
            <w:rPr>
              <w:ins w:id="78" w:author="Medina-Rojas Cristian-Rene" w:date="2021-09-20T13:30:00Z"/>
              <w:rFonts w:ascii="Arial" w:hAnsi="Arial" w:cs="Arial"/>
              <w:color w:val="333333"/>
              <w:sz w:val="21"/>
              <w:szCs w:val="21"/>
            </w:rPr>
          </w:rPrChange>
        </w:rPr>
        <w:pPrChange w:id="79" w:author="Medina-Rojas Cristian-Rene" w:date="2021-09-20T13:30:00Z">
          <w:pPr>
            <w:pStyle w:val="shortdesc"/>
            <w:spacing w:before="360" w:beforeAutospacing="0" w:after="360" w:afterAutospacing="0" w:line="360" w:lineRule="atLeast"/>
          </w:pPr>
        </w:pPrChange>
      </w:pPr>
      <w:ins w:id="80" w:author="Medina-Rojas Cristian-Rene" w:date="2021-09-20T13:19:00Z">
        <w:r>
          <w:rPr>
            <w:lang w:val="en-US"/>
          </w:rPr>
          <w:t xml:space="preserve">Para </w:t>
        </w:r>
        <w:proofErr w:type="spellStart"/>
        <w:r>
          <w:rPr>
            <w:lang w:val="en-US"/>
          </w:rPr>
          <w:t>el</w:t>
        </w:r>
        <w:proofErr w:type="spellEnd"/>
        <w:r>
          <w:rPr>
            <w:lang w:val="en-US"/>
          </w:rPr>
          <w:t xml:space="preserve"> </w:t>
        </w:r>
      </w:ins>
      <w:ins w:id="81" w:author="Medina-Rojas Cristian-Rene" w:date="2021-09-20T13:20:00Z">
        <w:r>
          <w:rPr>
            <w:lang w:val="en-US"/>
          </w:rPr>
          <w:t xml:space="preserve">Desarrollo de </w:t>
        </w:r>
      </w:ins>
      <w:proofErr w:type="spellStart"/>
      <w:ins w:id="82" w:author="Medina-Rojas Cristian-Rene" w:date="2021-09-20T13:26:00Z">
        <w:r>
          <w:rPr>
            <w:lang w:val="en-US"/>
          </w:rPr>
          <w:t>nuestra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83" w:author="Medina-Rojas Cristian-Rene" w:date="2021-09-20T13:27:00Z">
        <w:r>
          <w:rPr>
            <w:lang w:val="en-US"/>
          </w:rPr>
          <w:t>applicaci</w:t>
        </w:r>
      </w:ins>
      <w:ins w:id="84" w:author="Medina-Rojas Cristian-Rene" w:date="2021-09-20T13:52:00Z">
        <w:r w:rsidR="00272538">
          <w:rPr>
            <w:lang w:val="en-US"/>
          </w:rPr>
          <w:t>ó</w:t>
        </w:r>
      </w:ins>
      <w:ins w:id="85" w:author="Medina-Rojas Cristian-Rene" w:date="2021-09-20T13:27:00Z">
        <w:r>
          <w:rPr>
            <w:lang w:val="en-US"/>
          </w:rPr>
          <w:t>n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86" w:author="Medina-Rojas Cristian-Rene" w:date="2021-09-20T13:26:00Z">
        <w:r>
          <w:rPr>
            <w:lang w:val="en-US"/>
          </w:rPr>
          <w:t>personalizada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87" w:author="Medina-Rojas Cristian-Rene" w:date="2021-09-20T13:31:00Z">
        <w:r w:rsidR="007532CB">
          <w:rPr>
            <w:lang w:val="en-US"/>
          </w:rPr>
          <w:t>utilizaremos</w:t>
        </w:r>
        <w:proofErr w:type="spellEnd"/>
        <w:r w:rsidR="007532CB">
          <w:rPr>
            <w:lang w:val="en-US"/>
          </w:rPr>
          <w:t xml:space="preserve"> </w:t>
        </w:r>
      </w:ins>
      <w:ins w:id="88" w:author="Medina-Rojas Cristian-Rene" w:date="2021-09-20T13:26:00Z">
        <w:r>
          <w:rPr>
            <w:lang w:val="en-US"/>
          </w:rPr>
          <w:t xml:space="preserve">SAP BUSSIINES </w:t>
        </w:r>
      </w:ins>
      <w:ins w:id="89" w:author="Medina-Rojas Cristian-Rene" w:date="2021-09-20T13:27:00Z">
        <w:r>
          <w:rPr>
            <w:lang w:val="en-US"/>
          </w:rPr>
          <w:t xml:space="preserve">APLICATION </w:t>
        </w:r>
      </w:ins>
      <w:ins w:id="90" w:author="Medina-Rojas Cristian-Rene" w:date="2021-09-20T13:26:00Z">
        <w:r>
          <w:rPr>
            <w:lang w:val="en-US"/>
          </w:rPr>
          <w:t>STUDI</w:t>
        </w:r>
      </w:ins>
      <w:ins w:id="91" w:author="Medina-Rojas Cristian-Rene" w:date="2021-09-20T13:27:00Z">
        <w:r>
          <w:rPr>
            <w:lang w:val="en-US"/>
          </w:rPr>
          <w:t>O</w:t>
        </w:r>
      </w:ins>
      <w:ins w:id="92" w:author="Medina-Rojas Cristian-Rene" w:date="2021-09-20T13:30:00Z">
        <w:r w:rsidR="00B6047C">
          <w:rPr>
            <w:lang w:val="en-US"/>
          </w:rPr>
          <w:t xml:space="preserve"> (</w:t>
        </w:r>
        <w:r w:rsidR="00B6047C" w:rsidRPr="007532CB">
          <w:rPr>
            <w:lang w:val="en-US"/>
            <w:rPrChange w:id="93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servicio de </w:t>
        </w:r>
        <w:r w:rsidR="00B6047C" w:rsidRPr="007532CB">
          <w:rPr>
            <w:lang w:val="en-US"/>
            <w:rPrChange w:id="94" w:author="Medina-Rojas Cristian-Rene" w:date="2021-09-20T13:35:00Z">
              <w:rPr>
                <w:rStyle w:val="ph"/>
                <w:rFonts w:ascii="Arial" w:hAnsi="Arial" w:cs="Arial"/>
                <w:color w:val="333333"/>
                <w:sz w:val="21"/>
                <w:szCs w:val="21"/>
              </w:rPr>
            </w:rPrChange>
          </w:rPr>
          <w:t>SAP Business Technology Platform (BTP</w:t>
        </w:r>
      </w:ins>
      <w:ins w:id="95" w:author="Medina-Rojas Cristian-Rene" w:date="2021-09-20T14:02:00Z">
        <w:r w:rsidR="00D93DD9" w:rsidRPr="007532CB">
          <w:rPr>
            <w:lang w:val="en-US"/>
            <w:rPrChange w:id="96" w:author="Medina-Rojas Cristian-Rene" w:date="2021-09-20T13:35:00Z">
              <w:rPr>
                <w:lang w:val="en-US"/>
              </w:rPr>
            </w:rPrChange>
          </w:rPr>
          <w:t xml:space="preserve">)) </w:t>
        </w:r>
        <w:proofErr w:type="spellStart"/>
        <w:r w:rsidR="00D93DD9" w:rsidRPr="007532CB">
          <w:rPr>
            <w:lang w:val="en-US"/>
            <w:rPrChange w:id="97" w:author="Medina-Rojas Cristian-Rene" w:date="2021-09-20T13:35:00Z">
              <w:rPr>
                <w:lang w:val="en-US"/>
              </w:rPr>
            </w:rPrChange>
          </w:rPr>
          <w:t>este</w:t>
        </w:r>
      </w:ins>
      <w:proofErr w:type="spellEnd"/>
      <w:ins w:id="98" w:author="Medina-Rojas Cristian-Rene" w:date="2021-09-20T13:31:00Z">
        <w:r w:rsidR="007532CB" w:rsidRPr="007532CB">
          <w:rPr>
            <w:lang w:val="en-US"/>
            <w:rPrChange w:id="99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7532CB" w:rsidRPr="007532CB">
          <w:rPr>
            <w:lang w:val="en-US"/>
            <w:rPrChange w:id="100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servicio</w:t>
        </w:r>
        <w:proofErr w:type="spellEnd"/>
        <w:r w:rsidR="007532CB" w:rsidRPr="007532CB">
          <w:rPr>
            <w:lang w:val="en-US"/>
            <w:rPrChange w:id="101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7532CB" w:rsidRPr="007532CB">
          <w:rPr>
            <w:lang w:val="en-US"/>
            <w:rPrChange w:id="102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nos</w:t>
        </w:r>
        <w:proofErr w:type="spellEnd"/>
        <w:r w:rsidR="007532CB" w:rsidRPr="007532CB">
          <w:rPr>
            <w:lang w:val="en-US"/>
            <w:rPrChange w:id="103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</w:ins>
      <w:proofErr w:type="spellStart"/>
      <w:ins w:id="104" w:author="Medina-Rojas Cristian-Rene" w:date="2021-09-20T13:30:00Z">
        <w:r w:rsidR="00B6047C" w:rsidRPr="007532CB">
          <w:rPr>
            <w:lang w:val="en-US"/>
            <w:rPrChange w:id="105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ofrece</w:t>
        </w:r>
        <w:proofErr w:type="spellEnd"/>
        <w:r w:rsidR="00B6047C" w:rsidRPr="007532CB">
          <w:rPr>
            <w:lang w:val="en-US"/>
            <w:rPrChange w:id="106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un entorno de desarrollo moderno adaptado para el desarrollo </w:t>
        </w:r>
        <w:proofErr w:type="spellStart"/>
        <w:r w:rsidR="00B6047C" w:rsidRPr="007532CB">
          <w:rPr>
            <w:lang w:val="en-US"/>
            <w:rPrChange w:id="107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eficiente</w:t>
        </w:r>
        <w:proofErr w:type="spellEnd"/>
        <w:r w:rsidR="00B6047C" w:rsidRPr="007532CB">
          <w:rPr>
            <w:lang w:val="en-US"/>
            <w:rPrChange w:id="108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de </w:t>
        </w:r>
        <w:proofErr w:type="spellStart"/>
        <w:r w:rsidR="00B6047C" w:rsidRPr="007532CB">
          <w:rPr>
            <w:lang w:val="en-US"/>
            <w:rPrChange w:id="109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aplicaciones</w:t>
        </w:r>
        <w:proofErr w:type="spellEnd"/>
        <w:r w:rsidR="00B6047C" w:rsidRPr="007532CB">
          <w:rPr>
            <w:lang w:val="en-US"/>
            <w:rPrChange w:id="110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111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comerciales</w:t>
        </w:r>
      </w:ins>
      <w:proofErr w:type="spellEnd"/>
      <w:ins w:id="112" w:author="Medina-Rojas Cristian-Rene" w:date="2021-09-20T13:46:00Z">
        <w:r w:rsidR="00D148B9">
          <w:rPr>
            <w:lang w:val="en-US"/>
          </w:rPr>
          <w:t>.</w:t>
        </w:r>
      </w:ins>
    </w:p>
    <w:p w14:paraId="0A1CDC15" w14:textId="496709C6" w:rsidR="00B6047C" w:rsidRDefault="00272538" w:rsidP="007532CB">
      <w:pPr>
        <w:rPr>
          <w:ins w:id="113" w:author="Medina-Rojas Cristian-Rene" w:date="2021-09-20T13:53:00Z"/>
          <w:lang w:val="en-US"/>
        </w:rPr>
      </w:pPr>
      <w:ins w:id="114" w:author="Medina-Rojas Cristian-Rene" w:date="2021-09-20T13:50:00Z">
        <w:r>
          <w:rPr>
            <w:lang w:val="en-US"/>
          </w:rPr>
          <w:t xml:space="preserve">Una de las </w:t>
        </w:r>
        <w:proofErr w:type="spellStart"/>
        <w:r>
          <w:rPr>
            <w:lang w:val="en-US"/>
          </w:rPr>
          <w:t>grandes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vent</w:t>
        </w:r>
      </w:ins>
      <w:ins w:id="115" w:author="Medina-Rojas Cristian-Rene" w:date="2021-09-20T13:52:00Z">
        <w:r>
          <w:rPr>
            <w:lang w:val="en-US"/>
          </w:rPr>
          <w:t>a</w:t>
        </w:r>
      </w:ins>
      <w:ins w:id="116" w:author="Medina-Rojas Cristian-Rene" w:date="2021-09-20T13:50:00Z">
        <w:r>
          <w:rPr>
            <w:lang w:val="en-US"/>
          </w:rPr>
          <w:t>jas</w:t>
        </w:r>
        <w:proofErr w:type="spellEnd"/>
        <w:r>
          <w:rPr>
            <w:lang w:val="en-US"/>
          </w:rPr>
          <w:t xml:space="preserve"> al </w:t>
        </w:r>
        <w:proofErr w:type="spellStart"/>
        <w:r>
          <w:rPr>
            <w:lang w:val="en-US"/>
          </w:rPr>
          <w:t>utiliz</w:t>
        </w:r>
      </w:ins>
      <w:ins w:id="117" w:author="Medina-Rojas Cristian-Rene" w:date="2021-09-20T13:56:00Z">
        <w:r>
          <w:rPr>
            <w:lang w:val="en-US"/>
          </w:rPr>
          <w:t>a</w:t>
        </w:r>
      </w:ins>
      <w:ins w:id="118" w:author="Medina-Rojas Cristian-Rene" w:date="2021-09-20T13:50:00Z">
        <w:r>
          <w:rPr>
            <w:lang w:val="en-US"/>
          </w:rPr>
          <w:t>r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estas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tecnologias</w:t>
        </w:r>
      </w:ins>
      <w:proofErr w:type="spellEnd"/>
      <w:ins w:id="119" w:author="Medina-Rojas Cristian-Rene" w:date="2021-09-20T13:51:00Z"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esque</w:t>
        </w:r>
      </w:ins>
      <w:proofErr w:type="spellEnd"/>
      <w:ins w:id="120" w:author="Medina-Rojas Cristian-Rene" w:date="2021-09-20T13:30:00Z">
        <w:r w:rsidR="00B6047C" w:rsidRPr="007532CB">
          <w:rPr>
            <w:lang w:val="en-US"/>
            <w:rPrChange w:id="121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122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permite</w:t>
        </w:r>
        <w:proofErr w:type="spellEnd"/>
        <w:r w:rsidR="00B6047C" w:rsidRPr="007532CB">
          <w:rPr>
            <w:lang w:val="en-US"/>
            <w:rPrChange w:id="123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124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desarrollar</w:t>
        </w:r>
        <w:proofErr w:type="spellEnd"/>
        <w:r w:rsidR="00B6047C" w:rsidRPr="007532CB">
          <w:rPr>
            <w:lang w:val="en-US"/>
            <w:rPrChange w:id="125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, </w:t>
        </w:r>
        <w:proofErr w:type="spellStart"/>
        <w:r w:rsidR="00B6047C" w:rsidRPr="007532CB">
          <w:rPr>
            <w:lang w:val="en-US"/>
            <w:rPrChange w:id="126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probar</w:t>
        </w:r>
        <w:proofErr w:type="spellEnd"/>
        <w:r w:rsidR="00B6047C" w:rsidRPr="007532CB">
          <w:rPr>
            <w:lang w:val="en-US"/>
            <w:rPrChange w:id="127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, compilar y ejecutar de </w:t>
        </w:r>
        <w:proofErr w:type="spellStart"/>
        <w:r w:rsidR="00B6047C" w:rsidRPr="007532CB">
          <w:rPr>
            <w:lang w:val="en-US"/>
            <w:rPrChange w:id="128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manera</w:t>
        </w:r>
        <w:proofErr w:type="spellEnd"/>
        <w:r w:rsidR="00B6047C" w:rsidRPr="007532CB">
          <w:rPr>
            <w:lang w:val="en-US"/>
            <w:rPrChange w:id="129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  <w:proofErr w:type="spellStart"/>
        <w:r w:rsidR="00B6047C" w:rsidRPr="007532CB">
          <w:rPr>
            <w:lang w:val="en-US"/>
            <w:rPrChange w:id="130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eficiente</w:t>
        </w:r>
        <w:proofErr w:type="spellEnd"/>
        <w:r w:rsidR="00B6047C" w:rsidRPr="007532CB">
          <w:rPr>
            <w:lang w:val="en-US"/>
            <w:rPrChange w:id="131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</w:t>
        </w:r>
      </w:ins>
      <w:proofErr w:type="spellStart"/>
      <w:ins w:id="132" w:author="Medina-Rojas Cristian-Rene" w:date="2021-09-20T13:51:00Z">
        <w:r>
          <w:rPr>
            <w:lang w:val="en-US"/>
          </w:rPr>
          <w:t>nuestra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aplicacion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133" w:author="Medina-Rojas Cristian-Rene" w:date="2021-09-20T13:30:00Z">
        <w:r w:rsidR="00B6047C" w:rsidRPr="007532CB">
          <w:rPr>
            <w:lang w:val="en-US"/>
            <w:rPrChange w:id="134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localmente</w:t>
        </w:r>
        <w:proofErr w:type="spellEnd"/>
        <w:r w:rsidR="00B6047C" w:rsidRPr="007532CB">
          <w:rPr>
            <w:lang w:val="en-US"/>
            <w:rPrChange w:id="135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o </w:t>
        </w:r>
        <w:proofErr w:type="spellStart"/>
        <w:r w:rsidR="00B6047C" w:rsidRPr="007532CB">
          <w:rPr>
            <w:lang w:val="en-US"/>
            <w:rPrChange w:id="136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en</w:t>
        </w:r>
        <w:proofErr w:type="spellEnd"/>
        <w:r w:rsidR="00B6047C" w:rsidRPr="007532CB">
          <w:rPr>
            <w:lang w:val="en-US"/>
            <w:rPrChange w:id="137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 xml:space="preserve"> la </w:t>
        </w:r>
        <w:proofErr w:type="spellStart"/>
        <w:r w:rsidR="00B6047C" w:rsidRPr="007532CB">
          <w:rPr>
            <w:lang w:val="en-US"/>
            <w:rPrChange w:id="138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nube</w:t>
        </w:r>
        <w:proofErr w:type="spellEnd"/>
        <w:r w:rsidR="00B6047C" w:rsidRPr="007532CB">
          <w:rPr>
            <w:lang w:val="en-US"/>
            <w:rPrChange w:id="139" w:author="Medina-Rojas Cristian-Rene" w:date="2021-09-20T13:35:00Z">
              <w:rPr>
                <w:rFonts w:ascii="Arial" w:hAnsi="Arial" w:cs="Arial"/>
                <w:color w:val="333333"/>
                <w:sz w:val="21"/>
                <w:szCs w:val="21"/>
              </w:rPr>
            </w:rPrChange>
          </w:rPr>
          <w:t>.</w:t>
        </w:r>
      </w:ins>
    </w:p>
    <w:p w14:paraId="2E31D019" w14:textId="48090DA6" w:rsidR="00272538" w:rsidRDefault="00272538" w:rsidP="007532CB">
      <w:pPr>
        <w:rPr>
          <w:ins w:id="140" w:author="Medina-Rojas Cristian-Rene" w:date="2021-09-20T13:53:00Z"/>
          <w:lang w:val="en-US"/>
        </w:rPr>
      </w:pPr>
    </w:p>
    <w:p w14:paraId="1E5D667C" w14:textId="0CA4C62F" w:rsidR="00272538" w:rsidRDefault="0007474D" w:rsidP="007532CB">
      <w:pPr>
        <w:rPr>
          <w:ins w:id="141" w:author="Medina-Rojas Cristian-Rene" w:date="2021-09-20T14:16:00Z"/>
          <w:lang w:val="en-US"/>
        </w:rPr>
      </w:pPr>
      <w:ins w:id="142" w:author="Medina-Rojas Cristian-Rene" w:date="2021-09-20T14:14:00Z">
        <w:r>
          <w:rPr>
            <w:lang w:val="en-US"/>
          </w:rPr>
          <w:t xml:space="preserve">El Desarrollo de la </w:t>
        </w:r>
        <w:proofErr w:type="spellStart"/>
        <w:r>
          <w:rPr>
            <w:lang w:val="en-US"/>
          </w:rPr>
          <w:t>aplicacion</w:t>
        </w:r>
        <w:proofErr w:type="spellEnd"/>
        <w:r>
          <w:rPr>
            <w:lang w:val="en-US"/>
          </w:rPr>
          <w:t xml:space="preserve"> require </w:t>
        </w:r>
      </w:ins>
      <w:ins w:id="143" w:author="Medina-Rojas Cristian-Rene" w:date="2021-09-20T14:18:00Z">
        <w:r w:rsidR="00F23015">
          <w:rPr>
            <w:lang w:val="en-US"/>
          </w:rPr>
          <w:t xml:space="preserve">del </w:t>
        </w:r>
        <w:proofErr w:type="spellStart"/>
        <w:r w:rsidR="00F23015">
          <w:rPr>
            <w:lang w:val="en-US"/>
          </w:rPr>
          <w:t>uso</w:t>
        </w:r>
      </w:ins>
      <w:proofErr w:type="spellEnd"/>
      <w:ins w:id="144" w:author="Medina-Rojas Cristian-Rene" w:date="2021-09-20T14:11:00Z">
        <w:r>
          <w:rPr>
            <w:lang w:val="en-US"/>
          </w:rPr>
          <w:t xml:space="preserve"> de</w:t>
        </w:r>
      </w:ins>
      <w:ins w:id="145" w:author="Medina-Rojas Cristian-Rene" w:date="2021-09-20T13:53:00Z">
        <w:r w:rsidR="00272538">
          <w:rPr>
            <w:lang w:val="en-US"/>
          </w:rPr>
          <w:t xml:space="preserve"> los </w:t>
        </w:r>
        <w:proofErr w:type="spellStart"/>
        <w:r w:rsidR="00272538">
          <w:rPr>
            <w:lang w:val="en-US"/>
          </w:rPr>
          <w:t>lenguajes</w:t>
        </w:r>
        <w:proofErr w:type="spellEnd"/>
        <w:r w:rsidR="00272538">
          <w:rPr>
            <w:lang w:val="en-US"/>
          </w:rPr>
          <w:t xml:space="preserve"> de </w:t>
        </w:r>
      </w:ins>
      <w:ins w:id="146" w:author="Medina-Rojas Cristian-Rene" w:date="2021-09-20T13:57:00Z">
        <w:r w:rsidR="00272538">
          <w:rPr>
            <w:lang w:val="en-US"/>
          </w:rPr>
          <w:t xml:space="preserve">dos </w:t>
        </w:r>
        <w:proofErr w:type="spellStart"/>
        <w:r w:rsidR="00272538">
          <w:rPr>
            <w:lang w:val="en-US"/>
          </w:rPr>
          <w:t>le</w:t>
        </w:r>
      </w:ins>
      <w:ins w:id="147" w:author="Medina-Rojas Cristian-Rene" w:date="2021-09-20T13:58:00Z">
        <w:r w:rsidR="00272538">
          <w:rPr>
            <w:lang w:val="en-US"/>
          </w:rPr>
          <w:t>ng</w:t>
        </w:r>
      </w:ins>
      <w:ins w:id="148" w:author="Medina-Rojas Cristian-Rene" w:date="2021-09-20T13:57:00Z">
        <w:r w:rsidR="00272538">
          <w:rPr>
            <w:lang w:val="en-US"/>
          </w:rPr>
          <w:t>uajes</w:t>
        </w:r>
        <w:proofErr w:type="spellEnd"/>
        <w:r w:rsidR="00272538">
          <w:rPr>
            <w:lang w:val="en-US"/>
          </w:rPr>
          <w:t xml:space="preserve"> de </w:t>
        </w:r>
        <w:proofErr w:type="spellStart"/>
        <w:proofErr w:type="gramStart"/>
        <w:r w:rsidR="00272538">
          <w:rPr>
            <w:lang w:val="en-US"/>
          </w:rPr>
          <w:t>programacion</w:t>
        </w:r>
        <w:proofErr w:type="spellEnd"/>
        <w:r w:rsidR="00272538">
          <w:rPr>
            <w:lang w:val="en-US"/>
          </w:rPr>
          <w:t xml:space="preserve"> :</w:t>
        </w:r>
        <w:proofErr w:type="gramEnd"/>
        <w:r w:rsidR="00272538">
          <w:rPr>
            <w:lang w:val="en-US"/>
          </w:rPr>
          <w:t xml:space="preserve"> Java Script y Java .</w:t>
        </w:r>
      </w:ins>
      <w:ins w:id="149" w:author="Medina-Rojas Cristian-Rene" w:date="2021-09-20T13:58:00Z">
        <w:r w:rsidR="00272538">
          <w:rPr>
            <w:lang w:val="en-US"/>
          </w:rPr>
          <w:t xml:space="preserve"> </w:t>
        </w:r>
      </w:ins>
      <w:ins w:id="150" w:author="Medina-Rojas Cristian-Rene" w:date="2021-09-20T14:15:00Z">
        <w:r>
          <w:rPr>
            <w:lang w:val="en-US"/>
          </w:rPr>
          <w:t xml:space="preserve">y </w:t>
        </w:r>
        <w:proofErr w:type="spellStart"/>
        <w:r>
          <w:rPr>
            <w:lang w:val="en-US"/>
          </w:rPr>
          <w:t>el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151" w:author="Medina-Rojas Cristian-Rene" w:date="2021-09-20T14:00:00Z">
        <w:r w:rsidR="00D93DD9">
          <w:rPr>
            <w:lang w:val="en-US"/>
          </w:rPr>
          <w:t>uso</w:t>
        </w:r>
        <w:proofErr w:type="spellEnd"/>
        <w:r w:rsidR="00D93DD9">
          <w:rPr>
            <w:lang w:val="en-US"/>
          </w:rPr>
          <w:t xml:space="preserve"> de las </w:t>
        </w:r>
        <w:proofErr w:type="spellStart"/>
        <w:r w:rsidR="00D93DD9">
          <w:rPr>
            <w:lang w:val="en-US"/>
          </w:rPr>
          <w:t>librerias</w:t>
        </w:r>
        <w:proofErr w:type="spellEnd"/>
        <w:r w:rsidR="00D93DD9">
          <w:rPr>
            <w:lang w:val="en-US"/>
          </w:rPr>
          <w:t xml:space="preserve"> que </w:t>
        </w:r>
        <w:proofErr w:type="spellStart"/>
        <w:r w:rsidR="00D93DD9">
          <w:rPr>
            <w:lang w:val="en-US"/>
          </w:rPr>
          <w:t>nos</w:t>
        </w:r>
        <w:proofErr w:type="spellEnd"/>
        <w:r w:rsidR="00D93DD9">
          <w:rPr>
            <w:lang w:val="en-US"/>
          </w:rPr>
          <w:t xml:space="preserve"> </w:t>
        </w:r>
        <w:proofErr w:type="spellStart"/>
        <w:r w:rsidR="00D93DD9">
          <w:rPr>
            <w:lang w:val="en-US"/>
          </w:rPr>
          <w:t>brinda</w:t>
        </w:r>
        <w:proofErr w:type="spellEnd"/>
        <w:r w:rsidR="00D93DD9">
          <w:rPr>
            <w:lang w:val="en-US"/>
          </w:rPr>
          <w:t xml:space="preserve"> SAP.</w:t>
        </w:r>
      </w:ins>
    </w:p>
    <w:p w14:paraId="23C579CD" w14:textId="69DE7ADF" w:rsidR="00F23015" w:rsidRDefault="00F23015" w:rsidP="007532CB">
      <w:pPr>
        <w:rPr>
          <w:ins w:id="152" w:author="Medina-Rojas Cristian-Rene" w:date="2021-09-20T14:16:00Z"/>
          <w:lang w:val="en-US"/>
        </w:rPr>
      </w:pPr>
    </w:p>
    <w:p w14:paraId="171CAF35" w14:textId="4E0AE5F2" w:rsidR="00F23015" w:rsidRDefault="00F23015" w:rsidP="007532CB">
      <w:pPr>
        <w:rPr>
          <w:ins w:id="153" w:author="Medina-Rojas Cristian-Rene" w:date="2021-09-20T14:19:00Z"/>
          <w:lang w:val="en-US"/>
        </w:rPr>
      </w:pPr>
      <w:proofErr w:type="spellStart"/>
      <w:ins w:id="154" w:author="Medina-Rojas Cristian-Rene" w:date="2021-09-20T14:16:00Z">
        <w:r>
          <w:rPr>
            <w:lang w:val="en-US"/>
          </w:rPr>
          <w:t>Tendremos</w:t>
        </w:r>
        <w:proofErr w:type="spellEnd"/>
        <w:r>
          <w:rPr>
            <w:lang w:val="en-US"/>
          </w:rPr>
          <w:t xml:space="preserve"> un </w:t>
        </w:r>
        <w:proofErr w:type="spellStart"/>
        <w:r>
          <w:rPr>
            <w:lang w:val="en-US"/>
          </w:rPr>
          <w:t>servicio</w:t>
        </w:r>
        <w:proofErr w:type="spellEnd"/>
        <w:r>
          <w:rPr>
            <w:lang w:val="en-US"/>
          </w:rPr>
          <w:t xml:space="preserve"> </w:t>
        </w:r>
      </w:ins>
      <w:proofErr w:type="spellStart"/>
      <w:ins w:id="155" w:author="Medina-Rojas Cristian-Rene" w:date="2021-09-20T14:19:00Z">
        <w:r>
          <w:rPr>
            <w:lang w:val="en-US"/>
          </w:rPr>
          <w:t>diseñado</w:t>
        </w:r>
        <w:proofErr w:type="spellEnd"/>
        <w:r>
          <w:rPr>
            <w:lang w:val="en-US"/>
          </w:rPr>
          <w:t xml:space="preserve"> e </w:t>
        </w:r>
        <w:proofErr w:type="spellStart"/>
        <w:r>
          <w:rPr>
            <w:lang w:val="en-US"/>
          </w:rPr>
          <w:t>implementado</w:t>
        </w:r>
        <w:proofErr w:type="spellEnd"/>
        <w:r>
          <w:rPr>
            <w:lang w:val="en-US"/>
          </w:rPr>
          <w:t xml:space="preserve"> </w:t>
        </w:r>
      </w:ins>
      <w:ins w:id="156" w:author="Medina-Rojas Cristian-Rene" w:date="2021-09-20T14:16:00Z">
        <w:r>
          <w:rPr>
            <w:lang w:val="en-US"/>
          </w:rPr>
          <w:t xml:space="preserve">para </w:t>
        </w:r>
        <w:proofErr w:type="spellStart"/>
        <w:r>
          <w:rPr>
            <w:lang w:val="en-US"/>
          </w:rPr>
          <w:t>extraer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nuestros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datos</w:t>
        </w:r>
        <w:proofErr w:type="spellEnd"/>
        <w:r>
          <w:rPr>
            <w:lang w:val="en-US"/>
          </w:rPr>
          <w:t xml:space="preserve"> que </w:t>
        </w:r>
        <w:proofErr w:type="spellStart"/>
        <w:r>
          <w:rPr>
            <w:lang w:val="en-US"/>
          </w:rPr>
          <w:t>estaran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al</w:t>
        </w:r>
      </w:ins>
      <w:ins w:id="157" w:author="Medina-Rojas Cristian-Rene" w:date="2021-09-20T14:17:00Z">
        <w:r>
          <w:rPr>
            <w:lang w:val="en-US"/>
          </w:rPr>
          <w:t>ojados</w:t>
        </w:r>
        <w:proofErr w:type="spellEnd"/>
        <w:r>
          <w:rPr>
            <w:lang w:val="en-US"/>
          </w:rPr>
          <w:t xml:space="preserve"> de </w:t>
        </w:r>
        <w:proofErr w:type="spellStart"/>
        <w:r>
          <w:rPr>
            <w:lang w:val="en-US"/>
          </w:rPr>
          <w:t>manera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organizada</w:t>
        </w:r>
        <w:proofErr w:type="spellEnd"/>
        <w:r>
          <w:rPr>
            <w:lang w:val="en-US"/>
          </w:rPr>
          <w:t xml:space="preserve"> por </w:t>
        </w:r>
        <w:proofErr w:type="spellStart"/>
        <w:r>
          <w:rPr>
            <w:lang w:val="en-US"/>
          </w:rPr>
          <w:t>ende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haremos</w:t>
        </w:r>
        <w:proofErr w:type="spellEnd"/>
        <w:r>
          <w:rPr>
            <w:lang w:val="en-US"/>
          </w:rPr>
          <w:t xml:space="preserve"> un </w:t>
        </w:r>
        <w:proofErr w:type="spellStart"/>
        <w:r>
          <w:rPr>
            <w:lang w:val="en-US"/>
          </w:rPr>
          <w:t>diseño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en</w:t>
        </w:r>
        <w:proofErr w:type="spellEnd"/>
        <w:r>
          <w:rPr>
            <w:lang w:val="en-US"/>
          </w:rPr>
          <w:t xml:space="preserve"> una base de </w:t>
        </w:r>
        <w:proofErr w:type="spellStart"/>
        <w:r>
          <w:rPr>
            <w:lang w:val="en-US"/>
          </w:rPr>
          <w:t>datos</w:t>
        </w:r>
        <w:proofErr w:type="spellEnd"/>
        <w:r>
          <w:rPr>
            <w:lang w:val="en-US"/>
          </w:rPr>
          <w:t xml:space="preserve"> que se </w:t>
        </w:r>
        <w:proofErr w:type="spellStart"/>
        <w:r>
          <w:rPr>
            <w:lang w:val="en-US"/>
          </w:rPr>
          <w:t>acomple</w:t>
        </w:r>
        <w:proofErr w:type="spellEnd"/>
        <w:r>
          <w:rPr>
            <w:lang w:val="en-US"/>
          </w:rPr>
          <w:t xml:space="preserve"> a </w:t>
        </w:r>
        <w:proofErr w:type="spellStart"/>
        <w:r>
          <w:rPr>
            <w:lang w:val="en-US"/>
          </w:rPr>
          <w:t>nuestra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tecnologia</w:t>
        </w:r>
        <w:proofErr w:type="spellEnd"/>
        <w:r>
          <w:rPr>
            <w:lang w:val="en-US"/>
          </w:rPr>
          <w:t>.</w:t>
        </w:r>
      </w:ins>
      <w:ins w:id="158" w:author="Medina-Rojas Cristian-Rene" w:date="2021-09-20T14:19:00Z">
        <w:r>
          <w:rPr>
            <w:lang w:val="en-US"/>
          </w:rPr>
          <w:t xml:space="preserve"> </w:t>
        </w:r>
      </w:ins>
    </w:p>
    <w:p w14:paraId="132453C7" w14:textId="73AEAB1E" w:rsidR="00CA2F25" w:rsidRDefault="00CA2F25" w:rsidP="007532CB">
      <w:pPr>
        <w:rPr>
          <w:ins w:id="159" w:author="Medina-Rojas Cristian-Rene" w:date="2021-09-20T14:19:00Z"/>
          <w:lang w:val="en-US"/>
        </w:rPr>
      </w:pPr>
    </w:p>
    <w:p w14:paraId="0EE79616" w14:textId="6A184DB0" w:rsidR="00CA2F25" w:rsidRDefault="00CA2F25" w:rsidP="007532CB">
      <w:pPr>
        <w:rPr>
          <w:ins w:id="160" w:author="Medina-Rojas Cristian-Rene" w:date="2021-09-20T14:18:00Z"/>
          <w:lang w:val="en-US"/>
        </w:rPr>
      </w:pPr>
      <w:ins w:id="161" w:author="Medina-Rojas Cristian-Rene" w:date="2021-09-20T14:20:00Z">
        <w:r>
          <w:rPr>
            <w:lang w:val="en-US"/>
          </w:rPr>
          <w:t xml:space="preserve">Para </w:t>
        </w:r>
        <w:proofErr w:type="spellStart"/>
        <w:r>
          <w:rPr>
            <w:lang w:val="en-US"/>
          </w:rPr>
          <w:t>el</w:t>
        </w:r>
        <w:proofErr w:type="spellEnd"/>
        <w:r>
          <w:rPr>
            <w:lang w:val="en-US"/>
          </w:rPr>
          <w:t xml:space="preserve"> Desarrollo de </w:t>
        </w:r>
        <w:proofErr w:type="spellStart"/>
        <w:r>
          <w:rPr>
            <w:lang w:val="en-US"/>
          </w:rPr>
          <w:t>nuestra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aplicaci</w:t>
        </w:r>
      </w:ins>
      <w:ins w:id="162" w:author="Medina-Rojas Cristian-Rene" w:date="2021-09-20T14:23:00Z">
        <w:r>
          <w:rPr>
            <w:lang w:val="en-US"/>
          </w:rPr>
          <w:t>ón</w:t>
        </w:r>
      </w:ins>
      <w:proofErr w:type="spellEnd"/>
      <w:ins w:id="163" w:author="Medina-Rojas Cristian-Rene" w:date="2021-09-20T14:20:00Z">
        <w:r>
          <w:rPr>
            <w:lang w:val="en-US"/>
          </w:rPr>
          <w:t xml:space="preserve"> </w:t>
        </w:r>
      </w:ins>
      <w:proofErr w:type="spellStart"/>
      <w:ins w:id="164" w:author="Medina-Rojas Cristian-Rene" w:date="2021-09-20T14:21:00Z">
        <w:r>
          <w:rPr>
            <w:lang w:val="en-US"/>
          </w:rPr>
          <w:t>analizaremos</w:t>
        </w:r>
        <w:proofErr w:type="spellEnd"/>
        <w:r>
          <w:rPr>
            <w:lang w:val="en-US"/>
          </w:rPr>
          <w:t xml:space="preserve"> e </w:t>
        </w:r>
        <w:proofErr w:type="spellStart"/>
        <w:r>
          <w:rPr>
            <w:lang w:val="en-US"/>
          </w:rPr>
          <w:t>investigaremos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conceptos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relevantes</w:t>
        </w:r>
        <w:proofErr w:type="spellEnd"/>
        <w:r>
          <w:rPr>
            <w:lang w:val="en-US"/>
          </w:rPr>
          <w:t xml:space="preserve"> que </w:t>
        </w:r>
        <w:proofErr w:type="spellStart"/>
        <w:r>
          <w:rPr>
            <w:lang w:val="en-US"/>
          </w:rPr>
          <w:t>nos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ayuden</w:t>
        </w:r>
        <w:proofErr w:type="spellEnd"/>
        <w:r>
          <w:rPr>
            <w:lang w:val="en-US"/>
          </w:rPr>
          <w:t xml:space="preserve"> a </w:t>
        </w:r>
        <w:proofErr w:type="spellStart"/>
        <w:r>
          <w:rPr>
            <w:lang w:val="en-US"/>
          </w:rPr>
          <w:t>cumplir</w:t>
        </w:r>
        <w:proofErr w:type="spellEnd"/>
        <w:r>
          <w:rPr>
            <w:lang w:val="en-US"/>
          </w:rPr>
          <w:t xml:space="preserve"> con </w:t>
        </w:r>
        <w:proofErr w:type="spellStart"/>
        <w:r>
          <w:rPr>
            <w:lang w:val="en-US"/>
          </w:rPr>
          <w:t>nuestro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objetivo</w:t>
        </w:r>
      </w:ins>
      <w:proofErr w:type="spellEnd"/>
      <w:ins w:id="165" w:author="Medina-Rojas Cristian-Rene" w:date="2021-09-20T14:31:00Z">
        <w:r w:rsidR="004C7E1C">
          <w:rPr>
            <w:lang w:val="en-US"/>
          </w:rPr>
          <w:t>.</w:t>
        </w:r>
      </w:ins>
      <w:ins w:id="166" w:author="Medina-Rojas Cristian-Rene" w:date="2021-09-20T14:21:00Z">
        <w:r>
          <w:rPr>
            <w:lang w:val="en-US"/>
          </w:rPr>
          <w:t xml:space="preserve"> </w:t>
        </w:r>
      </w:ins>
      <w:proofErr w:type="spellStart"/>
      <w:ins w:id="167" w:author="Medina-Rojas Cristian-Rene" w:date="2021-09-20T14:22:00Z">
        <w:r>
          <w:rPr>
            <w:lang w:val="en-US"/>
          </w:rPr>
          <w:t>T</w:t>
        </w:r>
      </w:ins>
      <w:ins w:id="168" w:author="Medina-Rojas Cristian-Rene" w:date="2021-09-20T14:21:00Z">
        <w:r>
          <w:rPr>
            <w:lang w:val="en-US"/>
          </w:rPr>
          <w:t>odos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estos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conceptos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serán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detallados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en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cada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apartado</w:t>
        </w:r>
        <w:proofErr w:type="spell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correspondiente</w:t>
        </w:r>
        <w:proofErr w:type="spellEnd"/>
        <w:r>
          <w:rPr>
            <w:lang w:val="en-US"/>
          </w:rPr>
          <w:t>.</w:t>
        </w:r>
      </w:ins>
    </w:p>
    <w:p w14:paraId="7977C3D9" w14:textId="77777777" w:rsidR="00F23015" w:rsidRDefault="00F23015" w:rsidP="007532CB">
      <w:pPr>
        <w:rPr>
          <w:ins w:id="169" w:author="Medina-Rojas Cristian-Rene" w:date="2021-09-20T14:15:00Z"/>
          <w:lang w:val="en-US"/>
        </w:rPr>
      </w:pPr>
    </w:p>
    <w:p w14:paraId="038DBBAE" w14:textId="77777777" w:rsidR="0007474D" w:rsidRDefault="0007474D" w:rsidP="007532CB">
      <w:pPr>
        <w:rPr>
          <w:ins w:id="170" w:author="Medina-Rojas Cristian-Rene" w:date="2021-09-20T14:09:00Z"/>
          <w:lang w:val="en-US"/>
        </w:rPr>
      </w:pPr>
    </w:p>
    <w:p w14:paraId="79A932F7" w14:textId="6B15247B" w:rsidR="00AD4ACA" w:rsidRDefault="00AD4ACA" w:rsidP="007532CB">
      <w:pPr>
        <w:rPr>
          <w:ins w:id="171" w:author="Medina-Rojas Cristian-Rene" w:date="2021-09-20T14:09:00Z"/>
          <w:lang w:val="en-US"/>
        </w:rPr>
      </w:pPr>
    </w:p>
    <w:p w14:paraId="25256FDB" w14:textId="77777777" w:rsidR="00AD4ACA" w:rsidRDefault="00AD4ACA" w:rsidP="007532CB">
      <w:pPr>
        <w:rPr>
          <w:ins w:id="172" w:author="Medina-Rojas Cristian-Rene" w:date="2021-09-20T14:08:00Z"/>
          <w:lang w:val="en-US"/>
        </w:rPr>
      </w:pPr>
    </w:p>
    <w:p w14:paraId="02F502F3" w14:textId="77777777" w:rsidR="00AD4ACA" w:rsidRDefault="00AD4ACA" w:rsidP="007532CB">
      <w:pPr>
        <w:rPr>
          <w:ins w:id="173" w:author="Medina-Rojas Cristian-Rene" w:date="2021-09-20T14:01:00Z"/>
          <w:lang w:val="en-US"/>
        </w:rPr>
      </w:pPr>
    </w:p>
    <w:p w14:paraId="6227E3FA" w14:textId="2F61CB7B" w:rsidR="00D93DD9" w:rsidRDefault="00D93DD9" w:rsidP="007532CB">
      <w:pPr>
        <w:rPr>
          <w:ins w:id="174" w:author="Medina-Rojas Cristian-Rene" w:date="2021-09-20T14:01:00Z"/>
          <w:lang w:val="en-US"/>
        </w:rPr>
      </w:pPr>
    </w:p>
    <w:p w14:paraId="55C80978" w14:textId="77777777" w:rsidR="00D93DD9" w:rsidRDefault="00D93DD9" w:rsidP="007532CB">
      <w:pPr>
        <w:rPr>
          <w:ins w:id="175" w:author="Medina-Rojas Cristian-Rene" w:date="2021-09-20T14:00:00Z"/>
          <w:lang w:val="en-US"/>
        </w:rPr>
      </w:pPr>
    </w:p>
    <w:p w14:paraId="641A4976" w14:textId="5F8113B3" w:rsidR="00D93DD9" w:rsidRDefault="00D93DD9" w:rsidP="007532CB">
      <w:pPr>
        <w:rPr>
          <w:ins w:id="176" w:author="Medina-Rojas Cristian-Rene" w:date="2021-09-20T14:00:00Z"/>
          <w:lang w:val="en-US"/>
        </w:rPr>
      </w:pPr>
    </w:p>
    <w:p w14:paraId="75DDA014" w14:textId="77777777" w:rsidR="00D93DD9" w:rsidRDefault="00D93DD9" w:rsidP="007532CB">
      <w:pPr>
        <w:rPr>
          <w:ins w:id="177" w:author="Medina-Rojas Cristian-Rene" w:date="2021-09-20T13:59:00Z"/>
          <w:lang w:val="en-US"/>
        </w:rPr>
      </w:pPr>
    </w:p>
    <w:p w14:paraId="3AABF118" w14:textId="714D0BD8" w:rsidR="00272538" w:rsidRDefault="00272538" w:rsidP="007532CB">
      <w:pPr>
        <w:rPr>
          <w:ins w:id="178" w:author="Medina-Rojas Cristian-Rene" w:date="2021-09-20T13:59:00Z"/>
          <w:lang w:val="en-US"/>
        </w:rPr>
      </w:pPr>
    </w:p>
    <w:p w14:paraId="33CC4D6A" w14:textId="77777777" w:rsidR="00272538" w:rsidRDefault="00272538" w:rsidP="007532CB">
      <w:pPr>
        <w:rPr>
          <w:ins w:id="179" w:author="Medina-Rojas Cristian-Rene" w:date="2021-09-20T13:51:00Z"/>
          <w:lang w:val="en-US"/>
        </w:rPr>
      </w:pPr>
    </w:p>
    <w:p w14:paraId="1B055ED5" w14:textId="3813CB73" w:rsidR="00272538" w:rsidRDefault="00272538" w:rsidP="007532CB">
      <w:pPr>
        <w:rPr>
          <w:ins w:id="180" w:author="Medina-Rojas Cristian-Rene" w:date="2021-09-20T13:51:00Z"/>
          <w:lang w:val="en-US"/>
        </w:rPr>
      </w:pPr>
    </w:p>
    <w:p w14:paraId="6A70CBD9" w14:textId="77777777" w:rsidR="00272538" w:rsidRPr="007532CB" w:rsidRDefault="00272538" w:rsidP="007532CB">
      <w:pPr>
        <w:rPr>
          <w:ins w:id="181" w:author="Medina-Rojas Cristian-Rene" w:date="2021-09-20T13:34:00Z"/>
          <w:lang w:val="en-US"/>
          <w:rPrChange w:id="182" w:author="Medina-Rojas Cristian-Rene" w:date="2021-09-20T13:35:00Z">
            <w:rPr>
              <w:ins w:id="183" w:author="Medina-Rojas Cristian-Rene" w:date="2021-09-20T13:34:00Z"/>
              <w:rFonts w:ascii="Arial" w:hAnsi="Arial" w:cs="Arial"/>
              <w:color w:val="333333"/>
              <w:sz w:val="21"/>
              <w:szCs w:val="21"/>
            </w:rPr>
          </w:rPrChange>
        </w:rPr>
        <w:pPrChange w:id="184" w:author="Medina-Rojas Cristian-Rene" w:date="2021-09-20T13:35:00Z">
          <w:pPr>
            <w:pStyle w:val="p"/>
            <w:spacing w:before="360" w:beforeAutospacing="0" w:after="360" w:afterAutospacing="0" w:line="360" w:lineRule="atLeast"/>
          </w:pPr>
        </w:pPrChange>
      </w:pPr>
    </w:p>
    <w:p w14:paraId="2DD8EB65" w14:textId="77777777" w:rsidR="00B6047C" w:rsidRDefault="00B6047C" w:rsidP="00CD250F">
      <w:pPr>
        <w:rPr>
          <w:ins w:id="185" w:author="Medina-Rojas Cristian-Rene" w:date="2021-09-20T13:13:00Z"/>
          <w:lang w:val="en-US"/>
        </w:rPr>
      </w:pPr>
    </w:p>
    <w:p w14:paraId="1F423BFB" w14:textId="2DDF6DE4" w:rsidR="0091494C" w:rsidRDefault="0091494C" w:rsidP="00CD250F">
      <w:pPr>
        <w:rPr>
          <w:ins w:id="186" w:author="Medina-Rojas Cristian-Rene" w:date="2021-09-20T13:09:00Z"/>
          <w:lang w:val="en-US"/>
        </w:rPr>
      </w:pPr>
      <w:ins w:id="187" w:author="Medina-Rojas Cristian-Rene" w:date="2021-09-20T13:08:00Z">
        <w:r>
          <w:rPr>
            <w:lang w:val="en-US"/>
          </w:rPr>
          <w:t xml:space="preserve"> </w:t>
        </w:r>
      </w:ins>
    </w:p>
    <w:p w14:paraId="0F8F4605" w14:textId="7561D465" w:rsidR="00BD4840" w:rsidRDefault="00BD4840" w:rsidP="00CD250F">
      <w:pPr>
        <w:rPr>
          <w:ins w:id="188" w:author="Medina-Rojas Cristian-Rene" w:date="2021-09-20T13:04:00Z"/>
          <w:lang w:val="en-US"/>
        </w:rPr>
      </w:pPr>
    </w:p>
    <w:p w14:paraId="6A16586D" w14:textId="77777777" w:rsidR="0091494C" w:rsidRPr="00867214" w:rsidRDefault="0091494C" w:rsidP="00CD250F">
      <w:pPr>
        <w:rPr>
          <w:lang w:val="en-US"/>
        </w:rPr>
      </w:pPr>
    </w:p>
    <w:p w14:paraId="28CF4BE6" w14:textId="242F5E02" w:rsidR="00F4310D" w:rsidRPr="00DC2698" w:rsidRDefault="00F4310D">
      <w:pPr>
        <w:spacing w:after="200" w:line="240" w:lineRule="auto"/>
        <w:jc w:val="left"/>
        <w:rPr>
          <w:lang w:val="en-GB"/>
        </w:rPr>
      </w:pPr>
      <w:r w:rsidRPr="00DC2698">
        <w:rPr>
          <w:lang w:val="en-GB"/>
        </w:rPr>
        <w:br w:type="page"/>
      </w:r>
    </w:p>
    <w:p w14:paraId="38E55706" w14:textId="30933F38" w:rsidR="00F4310D" w:rsidRPr="00F4310D" w:rsidRDefault="00F4310D" w:rsidP="00F4310D">
      <w:pPr>
        <w:spacing w:after="200" w:line="240" w:lineRule="auto"/>
        <w:jc w:val="left"/>
        <w:rPr>
          <w:b/>
          <w:sz w:val="36"/>
          <w:szCs w:val="36"/>
          <w:lang w:val="en-GB"/>
        </w:rPr>
      </w:pPr>
      <w:r w:rsidRPr="00F4310D">
        <w:rPr>
          <w:b/>
          <w:sz w:val="36"/>
          <w:szCs w:val="36"/>
          <w:lang w:val="en-GB"/>
        </w:rPr>
        <w:lastRenderedPageBreak/>
        <w:t>Abstract</w:t>
      </w:r>
    </w:p>
    <w:p w14:paraId="514844EA" w14:textId="5259434C" w:rsidR="00F4310D" w:rsidRPr="00F4310D" w:rsidRDefault="00F4310D" w:rsidP="00F4310D">
      <w:pPr>
        <w:rPr>
          <w:lang w:val="en-GB"/>
        </w:rPr>
      </w:pPr>
      <w:r w:rsidRPr="00F4310D">
        <w:rPr>
          <w:lang w:val="en-GB"/>
        </w:rPr>
        <w:t>&lt;&lt;</w:t>
      </w:r>
      <w:r>
        <w:rPr>
          <w:lang w:val="en-GB"/>
        </w:rPr>
        <w:t>Abstract of the Final Degree Project. Maximum length: 2 pages.</w:t>
      </w:r>
      <w:r w:rsidRPr="00F4310D">
        <w:rPr>
          <w:lang w:val="en-GB"/>
        </w:rPr>
        <w:t>&gt;&gt;</w:t>
      </w:r>
    </w:p>
    <w:p w14:paraId="18036B2A" w14:textId="767C77C0" w:rsidR="00EF1FDA" w:rsidRPr="00F4310D" w:rsidRDefault="00EF1FDA">
      <w:pPr>
        <w:spacing w:after="200" w:line="240" w:lineRule="auto"/>
        <w:jc w:val="left"/>
        <w:rPr>
          <w:szCs w:val="22"/>
          <w:lang w:val="en-GB"/>
        </w:rPr>
      </w:pPr>
      <w:r w:rsidRPr="00F4310D">
        <w:rPr>
          <w:szCs w:val="22"/>
          <w:lang w:val="en-GB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sz w:val="22"/>
          <w:szCs w:val="24"/>
          <w:lang w:val="es-ES_tradnl" w:eastAsia="ja-JP"/>
        </w:rPr>
        <w:id w:val="154610094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EA30AA" w14:textId="479A0898" w:rsidR="00401B8D" w:rsidRDefault="00050CF6">
          <w:pPr>
            <w:pStyle w:val="TtuloTDC"/>
          </w:pPr>
          <w:r>
            <w:t>Tabla de c</w:t>
          </w:r>
          <w:r w:rsidR="00401B8D">
            <w:t>ontenido</w:t>
          </w:r>
          <w:r>
            <w:t>s</w:t>
          </w:r>
        </w:p>
        <w:p w14:paraId="23E27E9D" w14:textId="45C94634" w:rsidR="00663551" w:rsidRDefault="00792947">
          <w:pPr>
            <w:pStyle w:val="TDC1"/>
            <w:tabs>
              <w:tab w:val="left" w:pos="440"/>
              <w:tab w:val="right" w:leader="dot" w:pos="8488"/>
            </w:tabs>
            <w:rPr>
              <w:b w:val="0"/>
              <w:noProof/>
              <w:szCs w:val="22"/>
              <w:lang w:val="es-ES" w:eastAsia="es-ES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"1-4" \h \z \u </w:instrText>
          </w:r>
          <w:r>
            <w:rPr>
              <w:b w:val="0"/>
            </w:rPr>
            <w:fldChar w:fldCharType="separate"/>
          </w:r>
          <w:hyperlink w:anchor="_Toc66187638" w:history="1">
            <w:r w:rsidR="00663551" w:rsidRPr="00972F88">
              <w:rPr>
                <w:rStyle w:val="Hipervnculo"/>
                <w:noProof/>
              </w:rPr>
              <w:t>1</w:t>
            </w:r>
            <w:r w:rsidR="00663551">
              <w:rPr>
                <w:b w:val="0"/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Introducción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_Toc66187638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1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432018F0" w14:textId="4B03B3D9" w:rsidR="00663551" w:rsidRDefault="00453864">
          <w:pPr>
            <w:pStyle w:val="TDC1"/>
            <w:tabs>
              <w:tab w:val="left" w:pos="440"/>
              <w:tab w:val="right" w:leader="dot" w:pos="8488"/>
            </w:tabs>
            <w:rPr>
              <w:b w:val="0"/>
              <w:noProof/>
              <w:szCs w:val="22"/>
              <w:lang w:val="es-ES" w:eastAsia="es-ES"/>
            </w:rPr>
          </w:pPr>
          <w:hyperlink w:anchor="_Toc66187639" w:history="1">
            <w:r w:rsidR="00663551" w:rsidRPr="00972F88">
              <w:rPr>
                <w:rStyle w:val="Hipervnculo"/>
                <w:noProof/>
              </w:rPr>
              <w:t>2</w:t>
            </w:r>
            <w:r w:rsidR="00663551">
              <w:rPr>
                <w:b w:val="0"/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Desarrollo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_Toc66187639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2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4169891A" w14:textId="4E9852EB" w:rsidR="00663551" w:rsidRDefault="00453864">
          <w:pPr>
            <w:pStyle w:val="TDC2"/>
            <w:tabs>
              <w:tab w:val="left" w:pos="880"/>
              <w:tab w:val="right" w:leader="dot" w:pos="8488"/>
            </w:tabs>
            <w:rPr>
              <w:noProof/>
              <w:szCs w:val="22"/>
              <w:lang w:val="es-ES" w:eastAsia="es-ES"/>
            </w:rPr>
          </w:pPr>
          <w:hyperlink w:anchor="_Toc66187640" w:history="1">
            <w:r w:rsidR="00663551" w:rsidRPr="00972F88">
              <w:rPr>
                <w:rStyle w:val="Hipervnculo"/>
                <w:noProof/>
              </w:rPr>
              <w:t>2.1</w:t>
            </w:r>
            <w:r w:rsidR="00663551">
              <w:rPr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Apartado 1 de capítulo 2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_Toc66187640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2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08BD8317" w14:textId="5F4FD029" w:rsidR="00663551" w:rsidRDefault="00453864">
          <w:pPr>
            <w:pStyle w:val="TDC3"/>
            <w:tabs>
              <w:tab w:val="left" w:pos="1320"/>
              <w:tab w:val="right" w:leader="dot" w:pos="8488"/>
            </w:tabs>
            <w:rPr>
              <w:noProof/>
              <w:szCs w:val="22"/>
              <w:lang w:val="es-ES" w:eastAsia="es-ES"/>
            </w:rPr>
          </w:pPr>
          <w:hyperlink w:anchor="_Toc66187641" w:history="1">
            <w:r w:rsidR="00663551" w:rsidRPr="00972F88">
              <w:rPr>
                <w:rStyle w:val="Hipervnculo"/>
                <w:noProof/>
                <w:lang w:val="es-ES"/>
              </w:rPr>
              <w:t>2.1.1</w:t>
            </w:r>
            <w:r w:rsidR="00663551">
              <w:rPr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  <w:lang w:val="es-ES"/>
              </w:rPr>
              <w:t>Sección 1 de apartado 1 de capítulo 2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_Toc66187641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2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695AB842" w14:textId="6FC9DC89" w:rsidR="00663551" w:rsidRDefault="00453864">
          <w:pPr>
            <w:pStyle w:val="TDC4"/>
            <w:tabs>
              <w:tab w:val="left" w:pos="1540"/>
              <w:tab w:val="right" w:leader="dot" w:pos="8488"/>
            </w:tabs>
            <w:rPr>
              <w:noProof/>
              <w:szCs w:val="22"/>
              <w:lang w:val="es-ES" w:eastAsia="es-ES"/>
            </w:rPr>
          </w:pPr>
          <w:hyperlink w:anchor="_Toc66187642" w:history="1">
            <w:r w:rsidR="00663551" w:rsidRPr="00972F88">
              <w:rPr>
                <w:rStyle w:val="Hipervnculo"/>
                <w:noProof/>
              </w:rPr>
              <w:t>2.1.1.1</w:t>
            </w:r>
            <w:r w:rsidR="00663551">
              <w:rPr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Sub sección 1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_Toc66187642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2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585BB0F0" w14:textId="59AEC769" w:rsidR="00663551" w:rsidRDefault="00453864">
          <w:pPr>
            <w:pStyle w:val="TDC4"/>
            <w:tabs>
              <w:tab w:val="left" w:pos="1540"/>
              <w:tab w:val="right" w:leader="dot" w:pos="8488"/>
            </w:tabs>
            <w:rPr>
              <w:noProof/>
              <w:szCs w:val="22"/>
              <w:lang w:val="es-ES" w:eastAsia="es-ES"/>
            </w:rPr>
          </w:pPr>
          <w:hyperlink w:anchor="_Toc66187643" w:history="1">
            <w:r w:rsidR="00663551" w:rsidRPr="00972F88">
              <w:rPr>
                <w:rStyle w:val="Hipervnculo"/>
                <w:noProof/>
              </w:rPr>
              <w:t>2.1.1.2</w:t>
            </w:r>
            <w:r w:rsidR="00663551">
              <w:rPr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Sub sección 1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_Toc66187643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2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509FD5C8" w14:textId="3CF87E15" w:rsidR="00663551" w:rsidRDefault="00453864">
          <w:pPr>
            <w:pStyle w:val="TDC3"/>
            <w:tabs>
              <w:tab w:val="left" w:pos="1320"/>
              <w:tab w:val="right" w:leader="dot" w:pos="8488"/>
            </w:tabs>
            <w:rPr>
              <w:noProof/>
              <w:szCs w:val="22"/>
              <w:lang w:val="es-ES" w:eastAsia="es-ES"/>
            </w:rPr>
          </w:pPr>
          <w:hyperlink w:anchor="_Toc66187644" w:history="1">
            <w:r w:rsidR="00663551" w:rsidRPr="00972F88">
              <w:rPr>
                <w:rStyle w:val="Hipervnculo"/>
                <w:noProof/>
                <w:lang w:val="es-ES"/>
              </w:rPr>
              <w:t>2.1.2</w:t>
            </w:r>
            <w:r w:rsidR="00663551">
              <w:rPr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  <w:lang w:val="es-ES"/>
              </w:rPr>
              <w:t>Sección 2 de apartado 1 de capítulo 2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_Toc66187644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2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1ED93765" w14:textId="5F800066" w:rsidR="00663551" w:rsidRDefault="00453864">
          <w:pPr>
            <w:pStyle w:val="TDC2"/>
            <w:tabs>
              <w:tab w:val="left" w:pos="880"/>
              <w:tab w:val="right" w:leader="dot" w:pos="8488"/>
            </w:tabs>
            <w:rPr>
              <w:noProof/>
              <w:szCs w:val="22"/>
              <w:lang w:val="es-ES" w:eastAsia="es-ES"/>
            </w:rPr>
          </w:pPr>
          <w:hyperlink w:anchor="_Toc66187645" w:history="1">
            <w:r w:rsidR="00663551" w:rsidRPr="00972F88">
              <w:rPr>
                <w:rStyle w:val="Hipervnculo"/>
                <w:noProof/>
              </w:rPr>
              <w:t>2.2</w:t>
            </w:r>
            <w:r w:rsidR="00663551">
              <w:rPr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Apartado 2 de capítulo 2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_Toc66187645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2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0E2EDA16" w14:textId="16910B13" w:rsidR="00663551" w:rsidRDefault="00453864">
          <w:pPr>
            <w:pStyle w:val="TDC2"/>
            <w:tabs>
              <w:tab w:val="left" w:pos="880"/>
              <w:tab w:val="right" w:leader="dot" w:pos="8488"/>
            </w:tabs>
            <w:rPr>
              <w:noProof/>
              <w:szCs w:val="22"/>
              <w:lang w:val="es-ES" w:eastAsia="es-ES"/>
            </w:rPr>
          </w:pPr>
          <w:hyperlink w:anchor="_Toc66187646" w:history="1">
            <w:r w:rsidR="00663551" w:rsidRPr="00972F88">
              <w:rPr>
                <w:rStyle w:val="Hipervnculo"/>
                <w:noProof/>
              </w:rPr>
              <w:t>2.3</w:t>
            </w:r>
            <w:r w:rsidR="00663551">
              <w:rPr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Apartado 3 de capítulo 2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_Toc66187646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2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367140E7" w14:textId="78A7BF29" w:rsidR="00663551" w:rsidRDefault="00453864">
          <w:pPr>
            <w:pStyle w:val="TDC1"/>
            <w:tabs>
              <w:tab w:val="left" w:pos="440"/>
              <w:tab w:val="right" w:leader="dot" w:pos="8488"/>
            </w:tabs>
            <w:rPr>
              <w:b w:val="0"/>
              <w:noProof/>
              <w:szCs w:val="22"/>
              <w:lang w:val="es-ES" w:eastAsia="es-ES"/>
            </w:rPr>
          </w:pPr>
          <w:hyperlink w:anchor="_Toc66187647" w:history="1">
            <w:r w:rsidR="00663551" w:rsidRPr="00972F88">
              <w:rPr>
                <w:rStyle w:val="Hipervnculo"/>
                <w:noProof/>
              </w:rPr>
              <w:t>3</w:t>
            </w:r>
            <w:r w:rsidR="00663551">
              <w:rPr>
                <w:b w:val="0"/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Resultados y conclusiones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_Toc66187647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3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31D3BFA0" w14:textId="1AA88C6E" w:rsidR="00663551" w:rsidRDefault="00453864">
          <w:pPr>
            <w:pStyle w:val="TDC1"/>
            <w:tabs>
              <w:tab w:val="left" w:pos="440"/>
              <w:tab w:val="right" w:leader="dot" w:pos="8488"/>
            </w:tabs>
            <w:rPr>
              <w:b w:val="0"/>
              <w:noProof/>
              <w:szCs w:val="22"/>
              <w:lang w:val="es-ES" w:eastAsia="es-ES"/>
            </w:rPr>
          </w:pPr>
          <w:hyperlink w:anchor="_Toc66187648" w:history="1">
            <w:r w:rsidR="00663551" w:rsidRPr="00972F88">
              <w:rPr>
                <w:rStyle w:val="Hipervnculo"/>
                <w:noProof/>
              </w:rPr>
              <w:t>4</w:t>
            </w:r>
            <w:r w:rsidR="00663551">
              <w:rPr>
                <w:b w:val="0"/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Análisis de Impacto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_Toc66187648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4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236B3192" w14:textId="7732611D" w:rsidR="00663551" w:rsidRDefault="00453864">
          <w:pPr>
            <w:pStyle w:val="TDC1"/>
            <w:tabs>
              <w:tab w:val="left" w:pos="440"/>
              <w:tab w:val="right" w:leader="dot" w:pos="8488"/>
            </w:tabs>
            <w:rPr>
              <w:b w:val="0"/>
              <w:noProof/>
              <w:szCs w:val="22"/>
              <w:lang w:val="es-ES" w:eastAsia="es-ES"/>
            </w:rPr>
          </w:pPr>
          <w:hyperlink w:anchor="_Toc66187649" w:history="1">
            <w:r w:rsidR="00663551" w:rsidRPr="00972F88">
              <w:rPr>
                <w:rStyle w:val="Hipervnculo"/>
                <w:noProof/>
              </w:rPr>
              <w:t>5</w:t>
            </w:r>
            <w:r w:rsidR="00663551">
              <w:rPr>
                <w:b w:val="0"/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Bibliografía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_Toc66187649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5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62597CB6" w14:textId="73C7F1AC" w:rsidR="00663551" w:rsidRDefault="00453864">
          <w:pPr>
            <w:pStyle w:val="TDC1"/>
            <w:tabs>
              <w:tab w:val="left" w:pos="440"/>
              <w:tab w:val="right" w:leader="dot" w:pos="8488"/>
            </w:tabs>
            <w:rPr>
              <w:b w:val="0"/>
              <w:noProof/>
              <w:szCs w:val="22"/>
              <w:lang w:val="es-ES" w:eastAsia="es-ES"/>
            </w:rPr>
          </w:pPr>
          <w:hyperlink w:anchor="_Toc66187650" w:history="1">
            <w:r w:rsidR="00663551" w:rsidRPr="00972F88">
              <w:rPr>
                <w:rStyle w:val="Hipervnculo"/>
                <w:noProof/>
              </w:rPr>
              <w:t>6</w:t>
            </w:r>
            <w:r w:rsidR="00663551">
              <w:rPr>
                <w:b w:val="0"/>
                <w:noProof/>
                <w:szCs w:val="22"/>
                <w:lang w:val="es-ES" w:eastAsia="es-ES"/>
              </w:rPr>
              <w:tab/>
            </w:r>
            <w:r w:rsidR="00663551" w:rsidRPr="00972F88">
              <w:rPr>
                <w:rStyle w:val="Hipervnculo"/>
                <w:noProof/>
              </w:rPr>
              <w:t>Anexos</w:t>
            </w:r>
            <w:r w:rsidR="00663551">
              <w:rPr>
                <w:noProof/>
                <w:webHidden/>
              </w:rPr>
              <w:tab/>
            </w:r>
            <w:r w:rsidR="00663551">
              <w:rPr>
                <w:noProof/>
                <w:webHidden/>
              </w:rPr>
              <w:fldChar w:fldCharType="begin"/>
            </w:r>
            <w:r w:rsidR="00663551">
              <w:rPr>
                <w:noProof/>
                <w:webHidden/>
              </w:rPr>
              <w:instrText xml:space="preserve"> PAGEREF _Toc66187650 \h </w:instrText>
            </w:r>
            <w:r w:rsidR="00663551">
              <w:rPr>
                <w:noProof/>
                <w:webHidden/>
              </w:rPr>
            </w:r>
            <w:r w:rsidR="00663551">
              <w:rPr>
                <w:noProof/>
                <w:webHidden/>
              </w:rPr>
              <w:fldChar w:fldCharType="separate"/>
            </w:r>
            <w:r w:rsidR="00663551">
              <w:rPr>
                <w:noProof/>
                <w:webHidden/>
              </w:rPr>
              <w:t>6</w:t>
            </w:r>
            <w:r w:rsidR="00663551">
              <w:rPr>
                <w:noProof/>
                <w:webHidden/>
              </w:rPr>
              <w:fldChar w:fldCharType="end"/>
            </w:r>
          </w:hyperlink>
        </w:p>
        <w:p w14:paraId="1159EB9D" w14:textId="4990A7F2" w:rsidR="00401B8D" w:rsidRDefault="00792947">
          <w:r>
            <w:rPr>
              <w:b/>
            </w:rPr>
            <w:fldChar w:fldCharType="end"/>
          </w:r>
        </w:p>
      </w:sdtContent>
    </w:sdt>
    <w:p w14:paraId="375C7EA4" w14:textId="77777777" w:rsidR="00C9106B" w:rsidRDefault="00C9106B">
      <w:pPr>
        <w:spacing w:after="200" w:line="240" w:lineRule="auto"/>
        <w:jc w:val="left"/>
        <w:rPr>
          <w:szCs w:val="22"/>
          <w:lang w:val="es-ES"/>
        </w:rPr>
        <w:sectPr w:rsidR="00C9106B" w:rsidSect="00B37E1C">
          <w:headerReference w:type="default" r:id="rId13"/>
          <w:footerReference w:type="default" r:id="rId14"/>
          <w:pgSz w:w="11900" w:h="16840"/>
          <w:pgMar w:top="1417" w:right="1701" w:bottom="1417" w:left="1701" w:header="708" w:footer="708" w:gutter="0"/>
          <w:pgNumType w:fmt="lowerRoman" w:start="1"/>
          <w:cols w:space="708"/>
          <w:docGrid w:linePitch="299"/>
        </w:sectPr>
      </w:pPr>
    </w:p>
    <w:p w14:paraId="4883F323" w14:textId="392D1361" w:rsidR="000D3078" w:rsidRPr="00BA6732" w:rsidRDefault="00BA6732" w:rsidP="00BA6732">
      <w:pPr>
        <w:pStyle w:val="Ttulo1"/>
      </w:pPr>
      <w:bookmarkStart w:id="189" w:name="_Toc66187638"/>
      <w:r w:rsidRPr="00BA6732">
        <w:lastRenderedPageBreak/>
        <w:t>Introducción</w:t>
      </w:r>
      <w:bookmarkEnd w:id="189"/>
    </w:p>
    <w:p w14:paraId="5632D8B6" w14:textId="77777777" w:rsidR="000D3078" w:rsidRPr="00674F28" w:rsidRDefault="000D3078" w:rsidP="00B65AA9">
      <w:pPr>
        <w:spacing w:after="0"/>
        <w:rPr>
          <w:szCs w:val="22"/>
          <w:lang w:val="es-ES"/>
        </w:rPr>
      </w:pPr>
    </w:p>
    <w:p w14:paraId="77B0AFA1" w14:textId="6AFB20DC" w:rsidR="000D3078" w:rsidRDefault="002C6375" w:rsidP="00325EDB">
      <w:pPr>
        <w:rPr>
          <w:szCs w:val="22"/>
          <w:lang w:val="es-ES"/>
        </w:rPr>
      </w:pPr>
      <w:r>
        <w:rPr>
          <w:szCs w:val="22"/>
          <w:lang w:val="es-ES"/>
        </w:rPr>
        <w:t>La introducción del TFG debe servir para que los profesores que evalúan el Trabajo puedan comprender el contexto en el que se realiza el mismo, y los objetivos que se plantean.</w:t>
      </w:r>
    </w:p>
    <w:p w14:paraId="3F288DC9" w14:textId="4861C1C0" w:rsidR="00F614DF" w:rsidRDefault="00F614DF" w:rsidP="00325EDB">
      <w:pPr>
        <w:rPr>
          <w:szCs w:val="22"/>
          <w:lang w:val="es-ES"/>
        </w:rPr>
      </w:pPr>
      <w:r>
        <w:rPr>
          <w:szCs w:val="22"/>
          <w:lang w:val="es-ES"/>
        </w:rPr>
        <w:t>Esta plantilla muestra la estructura básica de la memoria final de TFG, así como algunas instrucciones de formato</w:t>
      </w:r>
      <w:r w:rsidR="00742074">
        <w:rPr>
          <w:szCs w:val="22"/>
          <w:lang w:val="es-ES"/>
        </w:rPr>
        <w:t>.</w:t>
      </w:r>
    </w:p>
    <w:p w14:paraId="6952BA44" w14:textId="119A7E61" w:rsidR="00742074" w:rsidRDefault="00742074" w:rsidP="00325EDB">
      <w:pPr>
        <w:rPr>
          <w:szCs w:val="22"/>
          <w:lang w:val="es-ES"/>
        </w:rPr>
      </w:pPr>
      <w:r>
        <w:rPr>
          <w:szCs w:val="22"/>
          <w:lang w:val="es-ES"/>
        </w:rPr>
        <w:t>El esquema básico de una memoria final de TFG es el siguiente:</w:t>
      </w:r>
    </w:p>
    <w:p w14:paraId="21F70CC2" w14:textId="35C8A3B7" w:rsidR="00742074" w:rsidRP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 xml:space="preserve">Resumen en español </w:t>
      </w:r>
      <w:proofErr w:type="spellStart"/>
      <w:r w:rsidRPr="00742074">
        <w:rPr>
          <w:szCs w:val="22"/>
          <w:lang w:val="es-ES"/>
        </w:rPr>
        <w:t>y</w:t>
      </w:r>
      <w:proofErr w:type="spellEnd"/>
      <w:r w:rsidRPr="00742074">
        <w:rPr>
          <w:szCs w:val="22"/>
          <w:lang w:val="es-ES"/>
        </w:rPr>
        <w:t xml:space="preserve"> inglés (máximo 2 p</w:t>
      </w:r>
      <w:r>
        <w:rPr>
          <w:szCs w:val="22"/>
          <w:lang w:val="es-ES"/>
        </w:rPr>
        <w:t>á</w:t>
      </w:r>
      <w:r w:rsidRPr="00742074">
        <w:rPr>
          <w:szCs w:val="22"/>
          <w:lang w:val="es-ES"/>
        </w:rPr>
        <w:t>ginas</w:t>
      </w:r>
      <w:r>
        <w:rPr>
          <w:szCs w:val="22"/>
          <w:lang w:val="es-ES"/>
        </w:rPr>
        <w:t xml:space="preserve"> cada uno</w:t>
      </w:r>
      <w:r w:rsidRPr="00742074">
        <w:rPr>
          <w:szCs w:val="22"/>
          <w:lang w:val="es-ES"/>
        </w:rPr>
        <w:t>)</w:t>
      </w:r>
    </w:p>
    <w:p w14:paraId="3B7AADCD" w14:textId="77777777" w:rsid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>
        <w:rPr>
          <w:szCs w:val="22"/>
          <w:lang w:val="es-ES"/>
        </w:rPr>
        <w:t>Tabla de contenidos</w:t>
      </w:r>
    </w:p>
    <w:p w14:paraId="6479BADE" w14:textId="77777777" w:rsid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Introducción (con los objetivos del TFG)</w:t>
      </w:r>
    </w:p>
    <w:p w14:paraId="343EA7F6" w14:textId="2D02B98E" w:rsidR="00742074" w:rsidRP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Desarrollo</w:t>
      </w:r>
    </w:p>
    <w:p w14:paraId="62BE62A7" w14:textId="62AACFC4" w:rsid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Resultados y conclusiones</w:t>
      </w:r>
    </w:p>
    <w:p w14:paraId="4DF179AE" w14:textId="595DFDBD" w:rsidR="00C5690D" w:rsidRPr="00742074" w:rsidRDefault="00C5690D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>
        <w:rPr>
          <w:szCs w:val="22"/>
          <w:lang w:val="es-ES"/>
        </w:rPr>
        <w:t>Análisis de impacto</w:t>
      </w:r>
    </w:p>
    <w:p w14:paraId="0CDCEA4C" w14:textId="77777777" w:rsid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Bibliografía (publicaciones utilizadas en el estudio y desarrollo del trabajo)</w:t>
      </w:r>
    </w:p>
    <w:p w14:paraId="3CDB9C26" w14:textId="2FCDFFD9" w:rsidR="00742074" w:rsidRPr="00742074" w:rsidRDefault="00742074" w:rsidP="00742074">
      <w:pPr>
        <w:pStyle w:val="Prrafodelista"/>
        <w:numPr>
          <w:ilvl w:val="0"/>
          <w:numId w:val="2"/>
        </w:numPr>
        <w:rPr>
          <w:szCs w:val="22"/>
          <w:lang w:val="es-ES"/>
        </w:rPr>
      </w:pPr>
      <w:r w:rsidRPr="00742074">
        <w:rPr>
          <w:szCs w:val="22"/>
          <w:lang w:val="es-ES"/>
        </w:rPr>
        <w:t>Anexos (opcional)</w:t>
      </w:r>
    </w:p>
    <w:p w14:paraId="027AA483" w14:textId="3DDDD56E" w:rsidR="00742074" w:rsidRDefault="00742074" w:rsidP="00742074">
      <w:pPr>
        <w:rPr>
          <w:lang w:val="es-ES"/>
        </w:rPr>
      </w:pPr>
      <w:r>
        <w:rPr>
          <w:lang w:val="es-ES"/>
        </w:rPr>
        <w:t xml:space="preserve">En cualquier caso, es el tutor del TFG quien indicará a su estudiante la estructura de memoria final que mejor se ajuste </w:t>
      </w:r>
      <w:r w:rsidR="00A014DA">
        <w:rPr>
          <w:lang w:val="es-ES"/>
        </w:rPr>
        <w:t>al trabajo desarrollado.</w:t>
      </w:r>
    </w:p>
    <w:p w14:paraId="0251C138" w14:textId="2E7BECE3" w:rsidR="00A014DA" w:rsidRDefault="00A014DA" w:rsidP="00742074">
      <w:pPr>
        <w:rPr>
          <w:lang w:val="es-ES"/>
        </w:rPr>
      </w:pPr>
      <w:r>
        <w:rPr>
          <w:lang w:val="es-ES"/>
        </w:rPr>
        <w:t>Con respecto al formato, se seguirán las siguientes pautas, que</w:t>
      </w:r>
      <w:r w:rsidR="00B20DC3">
        <w:rPr>
          <w:lang w:val="es-ES"/>
        </w:rPr>
        <w:t xml:space="preserve"> se muestran en esta plantilla:</w:t>
      </w:r>
    </w:p>
    <w:p w14:paraId="5C6DF14D" w14:textId="087B71B8" w:rsidR="00663551" w:rsidRPr="00663551" w:rsidRDefault="00663551" w:rsidP="00B20DC3">
      <w:pPr>
        <w:pStyle w:val="Prrafodelista"/>
        <w:numPr>
          <w:ilvl w:val="0"/>
          <w:numId w:val="3"/>
        </w:numPr>
        <w:rPr>
          <w:lang w:val="es-ES"/>
        </w:rPr>
      </w:pPr>
      <w:r>
        <w:t>Formato: un único fichero PDF (recomendable que su tamaño no supere los 20 Megas, no pudiendo ser superior a 50 Megas), y opcionalmente un fichero comprimido para presentar código, ficheros de multimedia, etc. (de tamaño inferior a 10 Megas)</w:t>
      </w:r>
    </w:p>
    <w:p w14:paraId="5C1C0C74" w14:textId="21696353" w:rsidR="00B20DC3" w:rsidRPr="00B20DC3" w:rsidRDefault="000A7AEB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Tamaño de papel</w:t>
      </w:r>
      <w:r w:rsidR="00B20DC3" w:rsidRPr="00B20DC3">
        <w:rPr>
          <w:lang w:val="es-ES"/>
        </w:rPr>
        <w:t>: DIN A4</w:t>
      </w:r>
      <w:r w:rsidR="00663551">
        <w:rPr>
          <w:lang w:val="es-ES"/>
        </w:rPr>
        <w:t xml:space="preserve"> a doble cara</w:t>
      </w:r>
    </w:p>
    <w:p w14:paraId="4C0D0BBE" w14:textId="01A117D6" w:rsidR="00D648BE" w:rsidRDefault="00B20DC3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Portada</w:t>
      </w:r>
      <w:r w:rsidRPr="00B20DC3">
        <w:rPr>
          <w:lang w:val="es-ES"/>
        </w:rPr>
        <w:t xml:space="preserve">: </w:t>
      </w:r>
      <w:r w:rsidR="00D648BE">
        <w:rPr>
          <w:lang w:val="es-ES"/>
        </w:rPr>
        <w:t xml:space="preserve">tal y como se recoge en </w:t>
      </w:r>
      <w:r w:rsidR="00663551">
        <w:rPr>
          <w:lang w:val="es-ES"/>
        </w:rPr>
        <w:t xml:space="preserve">las </w:t>
      </w:r>
      <w:r w:rsidR="00D648BE">
        <w:rPr>
          <w:lang w:val="es-ES"/>
        </w:rPr>
        <w:t>plantilla</w:t>
      </w:r>
      <w:r w:rsidR="00663551">
        <w:rPr>
          <w:lang w:val="es-ES"/>
        </w:rPr>
        <w:t>s</w:t>
      </w:r>
      <w:r w:rsidR="00D648BE">
        <w:rPr>
          <w:lang w:val="es-ES"/>
        </w:rPr>
        <w:t>.</w:t>
      </w:r>
    </w:p>
    <w:p w14:paraId="6CF0E86E" w14:textId="6B6B771F" w:rsidR="00B20DC3" w:rsidRDefault="007C4598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Tipo de letra</w:t>
      </w:r>
      <w:r w:rsidR="00BA5889" w:rsidRPr="000D4D29">
        <w:rPr>
          <w:i/>
          <w:iCs/>
          <w:lang w:val="es-ES"/>
        </w:rPr>
        <w:t xml:space="preserve"> para texto</w:t>
      </w:r>
      <w:r>
        <w:rPr>
          <w:lang w:val="es-ES"/>
        </w:rPr>
        <w:t>. Preferiblemente “Bookman Old Style” 11 puntos</w:t>
      </w:r>
      <w:r w:rsidR="004D66D0">
        <w:rPr>
          <w:lang w:val="es-ES"/>
        </w:rPr>
        <w:t xml:space="preserve"> o equivalente, en negro</w:t>
      </w:r>
      <w:r>
        <w:rPr>
          <w:lang w:val="es-ES"/>
        </w:rPr>
        <w:t>.</w:t>
      </w:r>
    </w:p>
    <w:p w14:paraId="38529F10" w14:textId="33F173E4" w:rsidR="000A4600" w:rsidRDefault="000A4600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Tipo de letra para código</w:t>
      </w:r>
      <w:r w:rsidR="007347F5" w:rsidRPr="000D4D29">
        <w:rPr>
          <w:i/>
          <w:iCs/>
          <w:lang w:val="es-ES"/>
        </w:rPr>
        <w:t xml:space="preserve"> fuente</w:t>
      </w:r>
      <w:r w:rsidR="007347F5">
        <w:rPr>
          <w:lang w:val="es-ES"/>
        </w:rPr>
        <w:t>: “</w:t>
      </w:r>
      <w:r w:rsidR="007347F5" w:rsidRPr="00795AFF">
        <w:rPr>
          <w:rFonts w:ascii="Consolas" w:hAnsi="Consolas"/>
          <w:lang w:val="es-ES"/>
        </w:rPr>
        <w:t>Consolas</w:t>
      </w:r>
      <w:r w:rsidR="007347F5">
        <w:rPr>
          <w:lang w:val="es-ES"/>
        </w:rPr>
        <w:t>” o “</w:t>
      </w:r>
      <w:proofErr w:type="spellStart"/>
      <w:r w:rsidR="007347F5" w:rsidRPr="0055685C">
        <w:rPr>
          <w:rFonts w:ascii="Roboto Mono" w:hAnsi="Roboto Mono"/>
          <w:lang w:val="es-ES"/>
        </w:rPr>
        <w:t>Roboto</w:t>
      </w:r>
      <w:proofErr w:type="spellEnd"/>
      <w:r w:rsidR="007347F5" w:rsidRPr="0055685C">
        <w:rPr>
          <w:rFonts w:ascii="Roboto Mono" w:hAnsi="Roboto Mono"/>
          <w:lang w:val="es-ES"/>
        </w:rPr>
        <w:t xml:space="preserve"> mono</w:t>
      </w:r>
      <w:r w:rsidR="007347F5">
        <w:rPr>
          <w:lang w:val="es-ES"/>
        </w:rPr>
        <w:t>”</w:t>
      </w:r>
    </w:p>
    <w:p w14:paraId="7111BCBE" w14:textId="5EED4125" w:rsidR="00B20DC3" w:rsidRDefault="00B20DC3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Má</w:t>
      </w:r>
      <w:r w:rsidR="00377C2F" w:rsidRPr="000D4D29">
        <w:rPr>
          <w:i/>
          <w:iCs/>
          <w:lang w:val="es-ES"/>
        </w:rPr>
        <w:t>r</w:t>
      </w:r>
      <w:r w:rsidRPr="000D4D29">
        <w:rPr>
          <w:i/>
          <w:iCs/>
          <w:lang w:val="es-ES"/>
        </w:rPr>
        <w:t>genes</w:t>
      </w:r>
      <w:r w:rsidRPr="00B20DC3">
        <w:rPr>
          <w:lang w:val="es-ES"/>
        </w:rPr>
        <w:t xml:space="preserve">: superior e inferior </w:t>
      </w:r>
      <w:r w:rsidR="00B37E1C">
        <w:rPr>
          <w:lang w:val="es-ES"/>
        </w:rPr>
        <w:t>3</w:t>
      </w:r>
      <w:r w:rsidR="00C5690D">
        <w:rPr>
          <w:lang w:val="es-ES"/>
        </w:rPr>
        <w:t>,5</w:t>
      </w:r>
      <w:r w:rsidRPr="00B20DC3">
        <w:rPr>
          <w:lang w:val="es-ES"/>
        </w:rPr>
        <w:t xml:space="preserve"> cm, izquierdo y derecho </w:t>
      </w:r>
      <w:r w:rsidR="00C5690D">
        <w:rPr>
          <w:lang w:val="es-ES"/>
        </w:rPr>
        <w:t>3</w:t>
      </w:r>
      <w:r w:rsidRPr="00B20DC3">
        <w:rPr>
          <w:lang w:val="es-ES"/>
        </w:rPr>
        <w:t xml:space="preserve"> cm.</w:t>
      </w:r>
    </w:p>
    <w:p w14:paraId="5DA9B144" w14:textId="2EC36675" w:rsidR="00C5690D" w:rsidRPr="004D66D0" w:rsidRDefault="00C5690D" w:rsidP="00B20DC3">
      <w:pPr>
        <w:pStyle w:val="Prrafodelista"/>
        <w:numPr>
          <w:ilvl w:val="0"/>
          <w:numId w:val="3"/>
        </w:numPr>
        <w:rPr>
          <w:lang w:val="es-ES"/>
        </w:rPr>
      </w:pPr>
      <w:r>
        <w:t>Superficie del texto: 22,5 cm de alto (aproximadamente 40 líneas) y 15 cm de ancho</w:t>
      </w:r>
    </w:p>
    <w:p w14:paraId="193E69C0" w14:textId="27571B65" w:rsidR="00C5690D" w:rsidRPr="00B20DC3" w:rsidRDefault="00C5690D" w:rsidP="00B20DC3">
      <w:pPr>
        <w:pStyle w:val="Prrafodelista"/>
        <w:numPr>
          <w:ilvl w:val="0"/>
          <w:numId w:val="3"/>
        </w:numPr>
        <w:rPr>
          <w:lang w:val="es-ES"/>
        </w:rPr>
      </w:pPr>
      <w:r>
        <w:t>Cabecera y pies: fuera de la superficie del texto</w:t>
      </w:r>
    </w:p>
    <w:p w14:paraId="4CE4BC37" w14:textId="77777777" w:rsidR="00B20DC3" w:rsidRPr="00B20DC3" w:rsidRDefault="00B20DC3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Secciones y subsecciones</w:t>
      </w:r>
      <w:r w:rsidRPr="00B20DC3">
        <w:rPr>
          <w:lang w:val="es-ES"/>
        </w:rPr>
        <w:t>: reseñadas con numeración decimal a continuación del número del capítulo. Ej.: subsecciones 2.3.1.</w:t>
      </w:r>
    </w:p>
    <w:p w14:paraId="633B9B47" w14:textId="6FBF7B05" w:rsidR="00B20DC3" w:rsidRDefault="00B20DC3" w:rsidP="00B20DC3">
      <w:pPr>
        <w:pStyle w:val="Prrafodelista"/>
        <w:numPr>
          <w:ilvl w:val="0"/>
          <w:numId w:val="3"/>
        </w:numPr>
        <w:rPr>
          <w:lang w:val="es-ES"/>
        </w:rPr>
      </w:pPr>
      <w:r w:rsidRPr="000D4D29">
        <w:rPr>
          <w:i/>
          <w:iCs/>
          <w:lang w:val="es-ES"/>
        </w:rPr>
        <w:t>Números de página</w:t>
      </w:r>
      <w:r w:rsidRPr="00B20DC3">
        <w:rPr>
          <w:lang w:val="es-ES"/>
        </w:rPr>
        <w:t xml:space="preserve">: siempre centrado en margen inferior, página 1 comienza en capítulo 1, </w:t>
      </w:r>
      <w:r w:rsidR="000A7AEB" w:rsidRPr="00B20DC3">
        <w:rPr>
          <w:lang w:val="es-ES"/>
        </w:rPr>
        <w:t xml:space="preserve">todas las secciones </w:t>
      </w:r>
      <w:r w:rsidR="000A7AEB">
        <w:rPr>
          <w:lang w:val="es-ES"/>
        </w:rPr>
        <w:t>anteriores</w:t>
      </w:r>
      <w:r w:rsidRPr="00B20DC3">
        <w:rPr>
          <w:lang w:val="es-ES"/>
        </w:rPr>
        <w:t xml:space="preserve"> al capítulo 1 en número romano en minúscula</w:t>
      </w:r>
      <w:r w:rsidR="000D4D29">
        <w:rPr>
          <w:lang w:val="es-ES"/>
        </w:rPr>
        <w:t xml:space="preserve"> (i, </w:t>
      </w:r>
      <w:proofErr w:type="spellStart"/>
      <w:r w:rsidR="000D4D29">
        <w:rPr>
          <w:lang w:val="es-ES"/>
        </w:rPr>
        <w:t>ii</w:t>
      </w:r>
      <w:proofErr w:type="spellEnd"/>
      <w:r w:rsidR="000D4D29">
        <w:rPr>
          <w:lang w:val="es-ES"/>
        </w:rPr>
        <w:t xml:space="preserve">, </w:t>
      </w:r>
      <w:proofErr w:type="spellStart"/>
      <w:r w:rsidR="000D4D29">
        <w:rPr>
          <w:lang w:val="es-ES"/>
        </w:rPr>
        <w:t>iii</w:t>
      </w:r>
      <w:proofErr w:type="spellEnd"/>
      <w:r w:rsidR="000D4D29">
        <w:rPr>
          <w:lang w:val="es-ES"/>
        </w:rPr>
        <w:t>…</w:t>
      </w:r>
      <w:r w:rsidRPr="00B20DC3">
        <w:rPr>
          <w:lang w:val="es-ES"/>
        </w:rPr>
        <w:t>)</w:t>
      </w:r>
      <w:r w:rsidR="000D4D29">
        <w:rPr>
          <w:lang w:val="es-ES"/>
        </w:rPr>
        <w:t>.</w:t>
      </w:r>
    </w:p>
    <w:p w14:paraId="1FDF5D90" w14:textId="5EEBF10A" w:rsidR="00F12317" w:rsidRPr="00B20DC3" w:rsidRDefault="00F12317" w:rsidP="00B20DC3">
      <w:pPr>
        <w:pStyle w:val="Prrafodelista"/>
        <w:numPr>
          <w:ilvl w:val="0"/>
          <w:numId w:val="3"/>
        </w:numPr>
        <w:rPr>
          <w:lang w:val="es-ES"/>
        </w:rPr>
      </w:pPr>
      <w:r>
        <w:t>Bibliografía: según las recomendaciones de la IEEE</w:t>
      </w:r>
    </w:p>
    <w:p w14:paraId="5B5C0F95" w14:textId="77777777" w:rsidR="002C6375" w:rsidRPr="00674F28" w:rsidRDefault="002C6375" w:rsidP="00B65AA9">
      <w:pPr>
        <w:spacing w:after="0"/>
        <w:rPr>
          <w:szCs w:val="22"/>
          <w:lang w:val="es-ES"/>
        </w:rPr>
      </w:pPr>
    </w:p>
    <w:p w14:paraId="504EBACF" w14:textId="77777777" w:rsidR="000D3078" w:rsidRPr="00674F28" w:rsidRDefault="000D3078" w:rsidP="00B65AA9">
      <w:pPr>
        <w:spacing w:after="0"/>
        <w:rPr>
          <w:szCs w:val="22"/>
          <w:lang w:val="es-ES"/>
        </w:rPr>
      </w:pPr>
    </w:p>
    <w:p w14:paraId="43729A14" w14:textId="10662D6A" w:rsidR="00907B00" w:rsidRDefault="00907B00">
      <w:pPr>
        <w:spacing w:after="200" w:line="240" w:lineRule="auto"/>
        <w:jc w:val="left"/>
        <w:rPr>
          <w:szCs w:val="22"/>
          <w:lang w:val="es-ES"/>
        </w:rPr>
      </w:pPr>
      <w:r>
        <w:rPr>
          <w:szCs w:val="22"/>
          <w:lang w:val="es-ES"/>
        </w:rPr>
        <w:br w:type="page"/>
      </w:r>
    </w:p>
    <w:p w14:paraId="3AE8FB92" w14:textId="760D781E" w:rsidR="000D3078" w:rsidRDefault="00907B00" w:rsidP="00907B00">
      <w:pPr>
        <w:pStyle w:val="Ttulo1"/>
      </w:pPr>
      <w:bookmarkStart w:id="190" w:name="_Toc66187639"/>
      <w:r>
        <w:lastRenderedPageBreak/>
        <w:t>Desarrollo</w:t>
      </w:r>
      <w:bookmarkEnd w:id="190"/>
    </w:p>
    <w:p w14:paraId="7DC60231" w14:textId="2AA1844C" w:rsidR="00907B00" w:rsidRDefault="00D20300" w:rsidP="00907B00">
      <w:pPr>
        <w:rPr>
          <w:lang w:val="es-ES"/>
        </w:rPr>
      </w:pPr>
      <w:r>
        <w:rPr>
          <w:lang w:val="es-ES"/>
        </w:rPr>
        <w:t xml:space="preserve">Capítulo dedicado a describir el desarrollo del Trabajo realizado. De acuerdo con el tutor, este capítulo puede tener </w:t>
      </w:r>
      <w:r w:rsidR="000B5BEA">
        <w:rPr>
          <w:lang w:val="es-ES"/>
        </w:rPr>
        <w:t>distintas estructuras, e incluso pueden existir varios capítulos.</w:t>
      </w:r>
    </w:p>
    <w:p w14:paraId="115D229E" w14:textId="61E89371" w:rsidR="000B5BEA" w:rsidRDefault="000B5BEA" w:rsidP="00907B00">
      <w:pPr>
        <w:rPr>
          <w:lang w:val="es-ES"/>
        </w:rPr>
      </w:pPr>
      <w:r>
        <w:rPr>
          <w:lang w:val="es-ES"/>
        </w:rPr>
        <w:t>Todos los capítulos deben empezar en una página nueva.</w:t>
      </w:r>
    </w:p>
    <w:p w14:paraId="326D4EE9" w14:textId="7EFD7FB5" w:rsidR="0083648B" w:rsidRDefault="0083648B" w:rsidP="00907B00">
      <w:pPr>
        <w:rPr>
          <w:lang w:val="es-ES"/>
        </w:rPr>
      </w:pPr>
      <w:r>
        <w:rPr>
          <w:lang w:val="es-ES"/>
        </w:rPr>
        <w:t>Los apartados dentro de los capítulos se numeran de forma jerárquica</w:t>
      </w:r>
      <w:r w:rsidR="00972EBD">
        <w:rPr>
          <w:lang w:val="es-ES"/>
        </w:rPr>
        <w:t>, pero siempre deben estar alineados al margen izquierdo</w:t>
      </w:r>
      <w:r>
        <w:rPr>
          <w:lang w:val="es-ES"/>
        </w:rPr>
        <w:t>. Ejemplo:</w:t>
      </w:r>
    </w:p>
    <w:p w14:paraId="4000686E" w14:textId="603C367D" w:rsidR="00972EBD" w:rsidRPr="00972EBD" w:rsidRDefault="00B42E95" w:rsidP="00972EBD">
      <w:pPr>
        <w:pStyle w:val="Ttulo2"/>
      </w:pPr>
      <w:bookmarkStart w:id="191" w:name="_Toc66187640"/>
      <w:r w:rsidRPr="00B42E95">
        <w:t>Apartado</w:t>
      </w:r>
      <w:r>
        <w:t xml:space="preserve"> 1 de capítulo 2</w:t>
      </w:r>
      <w:bookmarkEnd w:id="191"/>
    </w:p>
    <w:p w14:paraId="3276AC50" w14:textId="14699176" w:rsidR="00ED222B" w:rsidRDefault="00ED222B" w:rsidP="00ED222B">
      <w:pPr>
        <w:pStyle w:val="Ttulo3"/>
        <w:rPr>
          <w:lang w:val="es-ES"/>
        </w:rPr>
      </w:pPr>
      <w:bookmarkStart w:id="192" w:name="_Toc66187641"/>
      <w:r>
        <w:rPr>
          <w:lang w:val="es-ES"/>
        </w:rPr>
        <w:t>Sección 1 de apartado 1 de capítulo 2</w:t>
      </w:r>
      <w:bookmarkEnd w:id="192"/>
    </w:p>
    <w:p w14:paraId="30FE19DF" w14:textId="6D1E3208" w:rsidR="00D54BD8" w:rsidRPr="00305187" w:rsidRDefault="00305187" w:rsidP="00305187">
      <w:pPr>
        <w:pStyle w:val="Ttulo4"/>
      </w:pPr>
      <w:bookmarkStart w:id="193" w:name="_Toc66187642"/>
      <w:proofErr w:type="gramStart"/>
      <w:r w:rsidRPr="00305187">
        <w:t>Sub sección</w:t>
      </w:r>
      <w:proofErr w:type="gramEnd"/>
      <w:r w:rsidRPr="00305187">
        <w:t xml:space="preserve"> 1</w:t>
      </w:r>
      <w:bookmarkEnd w:id="193"/>
    </w:p>
    <w:p w14:paraId="6E10CC2B" w14:textId="77777777" w:rsidR="00305187" w:rsidRPr="00305187" w:rsidRDefault="00305187" w:rsidP="00305187">
      <w:pPr>
        <w:pStyle w:val="Ttulo4"/>
      </w:pPr>
      <w:bookmarkStart w:id="194" w:name="_Toc66187643"/>
      <w:proofErr w:type="gramStart"/>
      <w:r w:rsidRPr="00305187">
        <w:t>Sub sección</w:t>
      </w:r>
      <w:proofErr w:type="gramEnd"/>
      <w:r w:rsidRPr="00305187">
        <w:t xml:space="preserve"> 1</w:t>
      </w:r>
      <w:bookmarkEnd w:id="194"/>
    </w:p>
    <w:p w14:paraId="27BBED82" w14:textId="390B5D87" w:rsidR="00D54BD8" w:rsidRPr="00ED222B" w:rsidRDefault="00D54BD8" w:rsidP="00D54BD8">
      <w:pPr>
        <w:pStyle w:val="Ttulo3"/>
        <w:rPr>
          <w:lang w:val="es-ES"/>
        </w:rPr>
      </w:pPr>
      <w:bookmarkStart w:id="195" w:name="_Toc66187644"/>
      <w:r>
        <w:rPr>
          <w:lang w:val="es-ES"/>
        </w:rPr>
        <w:t>Sección 2 de apartado 1 de capítulo 2</w:t>
      </w:r>
      <w:bookmarkEnd w:id="195"/>
    </w:p>
    <w:p w14:paraId="15DD801F" w14:textId="07099905" w:rsidR="00ED222B" w:rsidRDefault="00ED222B" w:rsidP="00ED222B">
      <w:pPr>
        <w:pStyle w:val="Ttulo2"/>
      </w:pPr>
      <w:bookmarkStart w:id="196" w:name="_Toc66187645"/>
      <w:r w:rsidRPr="00B42E95">
        <w:t>Apartado</w:t>
      </w:r>
      <w:r>
        <w:t xml:space="preserve"> 2 de capítulo 2</w:t>
      </w:r>
      <w:bookmarkEnd w:id="196"/>
    </w:p>
    <w:p w14:paraId="1CDDA24D" w14:textId="6380EB02" w:rsidR="00ED222B" w:rsidRDefault="00ED222B" w:rsidP="00ED222B">
      <w:pPr>
        <w:pStyle w:val="Ttulo2"/>
      </w:pPr>
      <w:bookmarkStart w:id="197" w:name="_Toc66187646"/>
      <w:r w:rsidRPr="00B42E95">
        <w:t>Apartado</w:t>
      </w:r>
      <w:r>
        <w:t xml:space="preserve"> 3 de capítulo 2</w:t>
      </w:r>
      <w:bookmarkEnd w:id="197"/>
    </w:p>
    <w:p w14:paraId="0DBB0285" w14:textId="5E1934A5" w:rsidR="00B42E95" w:rsidRDefault="00B42E95" w:rsidP="00B42E95">
      <w:pPr>
        <w:rPr>
          <w:lang w:val="es-ES"/>
        </w:rPr>
      </w:pPr>
    </w:p>
    <w:p w14:paraId="08057B61" w14:textId="555AFF1F" w:rsidR="00972EBD" w:rsidRDefault="00972EBD">
      <w:pPr>
        <w:spacing w:after="200"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EFA1BA9" w14:textId="30650878" w:rsidR="00972EBD" w:rsidRDefault="00972EBD" w:rsidP="00972EBD">
      <w:pPr>
        <w:pStyle w:val="Ttulo1"/>
      </w:pPr>
      <w:bookmarkStart w:id="198" w:name="_Toc66187647"/>
      <w:r>
        <w:lastRenderedPageBreak/>
        <w:t>Resultados y conclusiones</w:t>
      </w:r>
      <w:bookmarkEnd w:id="198"/>
    </w:p>
    <w:p w14:paraId="2F029DD0" w14:textId="5BE85C42" w:rsidR="00972EBD" w:rsidRDefault="00972EBD" w:rsidP="00972EBD">
      <w:pPr>
        <w:rPr>
          <w:lang w:val="es-ES"/>
        </w:rPr>
      </w:pPr>
      <w:r>
        <w:rPr>
          <w:lang w:val="es-ES"/>
        </w:rPr>
        <w:t xml:space="preserve">Resumen de resultados </w:t>
      </w:r>
      <w:r w:rsidR="00FC3FBA">
        <w:rPr>
          <w:lang w:val="es-ES"/>
        </w:rPr>
        <w:t>obtenidos en el TFG. Y conclusiones personales del estudiante sobre el trabajo realizado.</w:t>
      </w:r>
    </w:p>
    <w:p w14:paraId="7C28241E" w14:textId="2AFE926E" w:rsidR="00FC3FBA" w:rsidRDefault="00FC3FBA">
      <w:pPr>
        <w:spacing w:after="200"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51D8FE4C" w14:textId="77777777" w:rsidR="00867214" w:rsidRDefault="00867214" w:rsidP="00867214">
      <w:pPr>
        <w:pStyle w:val="Ttulo1"/>
      </w:pPr>
      <w:bookmarkStart w:id="199" w:name="_Toc66187648"/>
      <w:r>
        <w:lastRenderedPageBreak/>
        <w:t>Análisis de Impacto</w:t>
      </w:r>
      <w:bookmarkEnd w:id="199"/>
    </w:p>
    <w:p w14:paraId="0CA08028" w14:textId="77777777" w:rsidR="00867214" w:rsidRDefault="00867214" w:rsidP="00867214">
      <w:pPr>
        <w:rPr>
          <w:lang w:val="es-ES"/>
        </w:rPr>
      </w:pPr>
      <w:r>
        <w:rPr>
          <w:lang w:val="es-ES"/>
        </w:rPr>
        <w:t>En este capítulo se realizará un análisis del impacto potencial de los resultados obtenidos durante la realización del TFG en diferentes contextos:</w:t>
      </w:r>
    </w:p>
    <w:p w14:paraId="04612A25" w14:textId="21326BEE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personal</w:t>
      </w:r>
    </w:p>
    <w:p w14:paraId="26633C44" w14:textId="4178B749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empresarial</w:t>
      </w:r>
    </w:p>
    <w:p w14:paraId="1E9A75FB" w14:textId="77777777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 w:rsidRPr="00867214">
        <w:rPr>
          <w:lang w:val="es-ES"/>
        </w:rPr>
        <w:t>social</w:t>
      </w:r>
    </w:p>
    <w:p w14:paraId="26ACDBED" w14:textId="77777777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económico</w:t>
      </w:r>
    </w:p>
    <w:p w14:paraId="507DE059" w14:textId="587219EC" w:rsidR="00867214" w:rsidRDefault="0086721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medioambiental</w:t>
      </w:r>
    </w:p>
    <w:p w14:paraId="2C5968D3" w14:textId="222C9ADF" w:rsidR="00085144" w:rsidRPr="00867214" w:rsidRDefault="00085144" w:rsidP="0086721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cultural</w:t>
      </w:r>
    </w:p>
    <w:p w14:paraId="08149A97" w14:textId="77777777" w:rsidR="00867214" w:rsidRDefault="00867214" w:rsidP="00867214">
      <w:pPr>
        <w:rPr>
          <w:lang w:val="es-ES"/>
        </w:rPr>
      </w:pPr>
      <w:r w:rsidRPr="00867214">
        <w:rPr>
          <w:lang w:val="es-ES"/>
        </w:rPr>
        <w:t>En dicho análisis se des</w:t>
      </w:r>
      <w:r>
        <w:rPr>
          <w:lang w:val="es-ES"/>
        </w:rPr>
        <w:t>tacarán los beneficios esperados, así como también los posibles efectos perjudiciales.</w:t>
      </w:r>
    </w:p>
    <w:p w14:paraId="197B47AF" w14:textId="5740AA61" w:rsidR="00867214" w:rsidRDefault="00867214" w:rsidP="00867214">
      <w:pPr>
        <w:rPr>
          <w:lang w:val="es-ES"/>
        </w:rPr>
      </w:pPr>
      <w:r>
        <w:rPr>
          <w:lang w:val="es-ES"/>
        </w:rPr>
        <w:t xml:space="preserve">Se recomienda analizar </w:t>
      </w:r>
      <w:r w:rsidR="00FB5634">
        <w:rPr>
          <w:lang w:val="es-ES"/>
        </w:rPr>
        <w:t xml:space="preserve">también </w:t>
      </w:r>
      <w:r>
        <w:rPr>
          <w:lang w:val="es-ES"/>
        </w:rPr>
        <w:t xml:space="preserve">el potencial impacto haciendo referencia a los Objetivos de Desarrollo Sostenible (ODS) de la Agenda 2030 </w:t>
      </w:r>
      <w:r w:rsidR="00FB5634">
        <w:rPr>
          <w:lang w:val="es-ES"/>
        </w:rPr>
        <w:t xml:space="preserve">que sean relevantes para la solución propuesta </w:t>
      </w:r>
      <w:r>
        <w:rPr>
          <w:lang w:val="es-ES"/>
        </w:rPr>
        <w:t>(</w:t>
      </w:r>
      <w:r w:rsidRPr="00867214">
        <w:rPr>
          <w:lang w:val="es-ES"/>
        </w:rPr>
        <w:t>https://www.un.org/sustainabledevelopment/es/objetivos-de-desarrollo-sostenible/</w:t>
      </w:r>
      <w:r>
        <w:rPr>
          <w:lang w:val="es-ES"/>
        </w:rPr>
        <w:t>).</w:t>
      </w:r>
    </w:p>
    <w:p w14:paraId="66D5352F" w14:textId="5000941A" w:rsidR="004860FB" w:rsidRDefault="004860FB" w:rsidP="00867214">
      <w:pPr>
        <w:rPr>
          <w:lang w:val="es-ES"/>
        </w:rPr>
      </w:pPr>
      <w:r>
        <w:rPr>
          <w:lang w:val="es-ES"/>
        </w:rPr>
        <w:t>En este capítulo se destacarán también aquellas decisiones tomadas a lo largo del trabajo que tienen como base la consideración del impacto.</w:t>
      </w:r>
    </w:p>
    <w:p w14:paraId="2A505981" w14:textId="77777777" w:rsidR="00867214" w:rsidRPr="00867214" w:rsidRDefault="00867214" w:rsidP="00867214">
      <w:pPr>
        <w:rPr>
          <w:lang w:val="es-ES"/>
        </w:rPr>
      </w:pPr>
    </w:p>
    <w:p w14:paraId="2979BA39" w14:textId="77777777" w:rsidR="00867214" w:rsidRPr="00867214" w:rsidRDefault="00867214" w:rsidP="00867214">
      <w:pPr>
        <w:spacing w:after="200" w:line="240" w:lineRule="auto"/>
        <w:jc w:val="left"/>
        <w:rPr>
          <w:lang w:val="es-ES"/>
        </w:rPr>
      </w:pPr>
      <w:r w:rsidRPr="00867214">
        <w:rPr>
          <w:lang w:val="es-ES"/>
        </w:rPr>
        <w:br w:type="page"/>
      </w:r>
    </w:p>
    <w:p w14:paraId="03443F6F" w14:textId="22F42292" w:rsidR="00FC3FBA" w:rsidRDefault="00FC3FBA" w:rsidP="00FC3FBA">
      <w:pPr>
        <w:pStyle w:val="Ttulo1"/>
      </w:pPr>
      <w:bookmarkStart w:id="200" w:name="_Toc66187649"/>
      <w:r>
        <w:lastRenderedPageBreak/>
        <w:t>Bibliografía</w:t>
      </w:r>
      <w:bookmarkEnd w:id="200"/>
    </w:p>
    <w:p w14:paraId="0ADEFE41" w14:textId="0D443B9E" w:rsidR="00FC3FBA" w:rsidRDefault="00E114CA" w:rsidP="00FC3FBA">
      <w:pPr>
        <w:rPr>
          <w:lang w:val="es-ES"/>
        </w:rPr>
      </w:pPr>
      <w:r>
        <w:rPr>
          <w:lang w:val="es-ES"/>
        </w:rPr>
        <w:t>Publicaciones utilizadas en el estudio y desarrollo del trabajo.</w:t>
      </w:r>
    </w:p>
    <w:p w14:paraId="0DAFDD71" w14:textId="781815A6" w:rsidR="00E114CA" w:rsidRDefault="00E114CA" w:rsidP="00FC3FBA">
      <w:pPr>
        <w:rPr>
          <w:lang w:val="es-ES"/>
        </w:rPr>
      </w:pPr>
      <w:r>
        <w:rPr>
          <w:lang w:val="es-ES"/>
        </w:rPr>
        <w:t xml:space="preserve">Hay que utilizar un sistema internacional para referencias bibliográficas, de acuerdo con las indicaciones del tutor. Por ejemplo, </w:t>
      </w:r>
      <w:r w:rsidR="00F27507">
        <w:rPr>
          <w:lang w:val="es-ES"/>
        </w:rPr>
        <w:t xml:space="preserve">el </w:t>
      </w:r>
      <w:hyperlink r:id="rId15" w:history="1">
        <w:r w:rsidR="00F27507" w:rsidRPr="00F27507">
          <w:rPr>
            <w:rStyle w:val="Hipervnculo"/>
            <w:lang w:val="es-ES"/>
          </w:rPr>
          <w:t>sistema de IEEE</w:t>
        </w:r>
      </w:hyperlink>
      <w:r w:rsidR="00F27507">
        <w:rPr>
          <w:lang w:val="es-ES"/>
        </w:rPr>
        <w:t>.</w:t>
      </w:r>
    </w:p>
    <w:p w14:paraId="4F038806" w14:textId="55863ECC" w:rsidR="00F27507" w:rsidRDefault="00F27507" w:rsidP="00FC3FBA">
      <w:pPr>
        <w:rPr>
          <w:lang w:val="es-ES"/>
        </w:rPr>
      </w:pPr>
    </w:p>
    <w:p w14:paraId="1A23F22D" w14:textId="700E688F" w:rsidR="00F27507" w:rsidRDefault="00F27507">
      <w:pPr>
        <w:spacing w:after="200"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73CE2956" w14:textId="14034BA2" w:rsidR="00F27507" w:rsidRDefault="00F27507" w:rsidP="00F27507">
      <w:pPr>
        <w:pStyle w:val="Ttulo1"/>
      </w:pPr>
      <w:bookmarkStart w:id="201" w:name="_Toc66187650"/>
      <w:r>
        <w:lastRenderedPageBreak/>
        <w:t>Anexos</w:t>
      </w:r>
      <w:bookmarkEnd w:id="201"/>
    </w:p>
    <w:p w14:paraId="5D7933EE" w14:textId="5BF89A66" w:rsidR="00F27507" w:rsidRPr="00F27507" w:rsidRDefault="00AD352B" w:rsidP="00F27507">
      <w:pPr>
        <w:rPr>
          <w:lang w:val="es-ES"/>
        </w:rPr>
      </w:pPr>
      <w:r>
        <w:rPr>
          <w:lang w:val="es-ES"/>
        </w:rPr>
        <w:t xml:space="preserve">Este capítulo es opcional, y se escribirá de acuerdo con las indicaciones del Tutor. </w:t>
      </w:r>
    </w:p>
    <w:p w14:paraId="74911047" w14:textId="77777777" w:rsidR="000B5BEA" w:rsidRPr="00907B00" w:rsidRDefault="000B5BEA" w:rsidP="00907B00">
      <w:pPr>
        <w:rPr>
          <w:lang w:val="es-ES"/>
        </w:rPr>
      </w:pPr>
    </w:p>
    <w:p w14:paraId="1E8DBC1F" w14:textId="77777777" w:rsidR="00BE58B6" w:rsidRPr="00674F28" w:rsidRDefault="000D3078" w:rsidP="00BE58B6">
      <w:pPr>
        <w:tabs>
          <w:tab w:val="left" w:pos="5103"/>
        </w:tabs>
        <w:spacing w:after="0"/>
        <w:rPr>
          <w:sz w:val="20"/>
          <w:szCs w:val="22"/>
          <w:lang w:val="es-ES"/>
        </w:rPr>
      </w:pPr>
      <w:r w:rsidRPr="00674F28">
        <w:rPr>
          <w:sz w:val="20"/>
          <w:szCs w:val="22"/>
          <w:lang w:val="es-ES"/>
        </w:rPr>
        <w:tab/>
      </w:r>
    </w:p>
    <w:p w14:paraId="3E76B659" w14:textId="77777777" w:rsidR="000D3078" w:rsidRPr="00674F28" w:rsidRDefault="000D3078" w:rsidP="000D3078">
      <w:pPr>
        <w:tabs>
          <w:tab w:val="left" w:pos="5103"/>
        </w:tabs>
        <w:spacing w:after="0"/>
        <w:rPr>
          <w:sz w:val="20"/>
          <w:szCs w:val="22"/>
          <w:lang w:val="es-ES"/>
        </w:rPr>
      </w:pPr>
    </w:p>
    <w:sectPr w:rsidR="000D3078" w:rsidRPr="00674F28" w:rsidSect="00B37E1C">
      <w:headerReference w:type="default" r:id="rId16"/>
      <w:footerReference w:type="default" r:id="rId17"/>
      <w:pgSz w:w="11900" w:h="16840"/>
      <w:pgMar w:top="1417" w:right="1701" w:bottom="1417" w:left="1701" w:header="708" w:footer="708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63E38" w14:textId="77777777" w:rsidR="00453864" w:rsidRDefault="00453864" w:rsidP="002E112A">
      <w:pPr>
        <w:spacing w:after="0" w:line="240" w:lineRule="auto"/>
      </w:pPr>
      <w:r>
        <w:separator/>
      </w:r>
    </w:p>
    <w:p w14:paraId="4D2DCADA" w14:textId="77777777" w:rsidR="00453864" w:rsidRDefault="00453864"/>
  </w:endnote>
  <w:endnote w:type="continuationSeparator" w:id="0">
    <w:p w14:paraId="5926190B" w14:textId="77777777" w:rsidR="00453864" w:rsidRDefault="00453864" w:rsidP="002E112A">
      <w:pPr>
        <w:spacing w:after="0" w:line="240" w:lineRule="auto"/>
      </w:pPr>
      <w:r>
        <w:continuationSeparator/>
      </w:r>
    </w:p>
    <w:p w14:paraId="259BAAB7" w14:textId="77777777" w:rsidR="00453864" w:rsidRDefault="004538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altName w:val="Arial"/>
    <w:charset w:val="00"/>
    <w:family w:val="auto"/>
    <w:pitch w:val="variable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1320911"/>
      <w:docPartObj>
        <w:docPartGallery w:val="Page Numbers (Bottom of Page)"/>
        <w:docPartUnique/>
      </w:docPartObj>
    </w:sdtPr>
    <w:sdtEndPr/>
    <w:sdtContent>
      <w:p w14:paraId="73486730" w14:textId="191BCCB9" w:rsidR="002E112A" w:rsidRDefault="002E112A" w:rsidP="002E112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729268"/>
      <w:docPartObj>
        <w:docPartGallery w:val="Page Numbers (Bottom of Page)"/>
        <w:docPartUnique/>
      </w:docPartObj>
    </w:sdtPr>
    <w:sdtEndPr/>
    <w:sdtContent>
      <w:p w14:paraId="3C8E7EA1" w14:textId="77777777" w:rsidR="00C9106B" w:rsidRDefault="00C9106B" w:rsidP="002E112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7CF5996" w14:textId="77777777" w:rsidR="001D0E80" w:rsidRDefault="001D0E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B3CAE" w14:textId="77777777" w:rsidR="00453864" w:rsidRDefault="00453864" w:rsidP="002E112A">
      <w:pPr>
        <w:spacing w:after="0" w:line="240" w:lineRule="auto"/>
      </w:pPr>
      <w:r>
        <w:separator/>
      </w:r>
    </w:p>
    <w:p w14:paraId="4E83A9B0" w14:textId="77777777" w:rsidR="00453864" w:rsidRDefault="00453864"/>
  </w:footnote>
  <w:footnote w:type="continuationSeparator" w:id="0">
    <w:p w14:paraId="3E2FA57F" w14:textId="77777777" w:rsidR="00453864" w:rsidRDefault="00453864" w:rsidP="002E112A">
      <w:pPr>
        <w:spacing w:after="0" w:line="240" w:lineRule="auto"/>
      </w:pPr>
      <w:r>
        <w:continuationSeparator/>
      </w:r>
    </w:p>
    <w:p w14:paraId="44ECC749" w14:textId="77777777" w:rsidR="00453864" w:rsidRDefault="004538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BD446" w14:textId="77777777" w:rsidR="002E112A" w:rsidRDefault="002E11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B4D9A" w14:textId="77777777" w:rsidR="00C9106B" w:rsidRDefault="00C9106B">
    <w:pPr>
      <w:pStyle w:val="Encabezado"/>
    </w:pPr>
  </w:p>
  <w:p w14:paraId="24B516A1" w14:textId="77777777" w:rsidR="001D0E80" w:rsidRDefault="001D0E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0051"/>
    <w:multiLevelType w:val="hybridMultilevel"/>
    <w:tmpl w:val="B01A6B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E4D38"/>
    <w:multiLevelType w:val="hybridMultilevel"/>
    <w:tmpl w:val="3392F7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B5EBE"/>
    <w:multiLevelType w:val="hybridMultilevel"/>
    <w:tmpl w:val="F978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24479"/>
    <w:multiLevelType w:val="multilevel"/>
    <w:tmpl w:val="527AA9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edina-Rojas Cristian-Rene">
    <w15:presenceInfo w15:providerId="AD" w15:userId="S::cristian.medina@inetum.world::1f0e17a9-84c3-447b-98ed-4175122229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trackRevision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2E"/>
    <w:rsid w:val="00001FEA"/>
    <w:rsid w:val="00023015"/>
    <w:rsid w:val="00050CF6"/>
    <w:rsid w:val="0007474D"/>
    <w:rsid w:val="00085144"/>
    <w:rsid w:val="000A4600"/>
    <w:rsid w:val="000A7AEB"/>
    <w:rsid w:val="000B5BEA"/>
    <w:rsid w:val="000D3078"/>
    <w:rsid w:val="000D4D29"/>
    <w:rsid w:val="00191C0C"/>
    <w:rsid w:val="001D0E80"/>
    <w:rsid w:val="001E5A39"/>
    <w:rsid w:val="00211CD2"/>
    <w:rsid w:val="00247BB8"/>
    <w:rsid w:val="00272538"/>
    <w:rsid w:val="002A42CA"/>
    <w:rsid w:val="002C6375"/>
    <w:rsid w:val="002E112A"/>
    <w:rsid w:val="002F2D23"/>
    <w:rsid w:val="00305187"/>
    <w:rsid w:val="00325EDB"/>
    <w:rsid w:val="00377C2F"/>
    <w:rsid w:val="003E0061"/>
    <w:rsid w:val="00401B8D"/>
    <w:rsid w:val="004456CE"/>
    <w:rsid w:val="00453864"/>
    <w:rsid w:val="0046379E"/>
    <w:rsid w:val="0048142E"/>
    <w:rsid w:val="00482A93"/>
    <w:rsid w:val="00482D5A"/>
    <w:rsid w:val="004860FB"/>
    <w:rsid w:val="004A6439"/>
    <w:rsid w:val="004B6E9E"/>
    <w:rsid w:val="004C7E1C"/>
    <w:rsid w:val="004D66D0"/>
    <w:rsid w:val="0051217A"/>
    <w:rsid w:val="00516F0B"/>
    <w:rsid w:val="00535939"/>
    <w:rsid w:val="00537970"/>
    <w:rsid w:val="0055685C"/>
    <w:rsid w:val="005854E2"/>
    <w:rsid w:val="005D1FBD"/>
    <w:rsid w:val="005D375D"/>
    <w:rsid w:val="00663551"/>
    <w:rsid w:val="00674F28"/>
    <w:rsid w:val="00680E60"/>
    <w:rsid w:val="006B0B85"/>
    <w:rsid w:val="006E25BE"/>
    <w:rsid w:val="007127A3"/>
    <w:rsid w:val="007347F5"/>
    <w:rsid w:val="00742074"/>
    <w:rsid w:val="007532CB"/>
    <w:rsid w:val="00760914"/>
    <w:rsid w:val="00792947"/>
    <w:rsid w:val="00795AFF"/>
    <w:rsid w:val="007C4598"/>
    <w:rsid w:val="007C49DC"/>
    <w:rsid w:val="007C7E9F"/>
    <w:rsid w:val="007D3802"/>
    <w:rsid w:val="00821FE4"/>
    <w:rsid w:val="0083648B"/>
    <w:rsid w:val="00867214"/>
    <w:rsid w:val="008B6D4B"/>
    <w:rsid w:val="00907B00"/>
    <w:rsid w:val="009105D8"/>
    <w:rsid w:val="0091494C"/>
    <w:rsid w:val="00972EBD"/>
    <w:rsid w:val="00A014DA"/>
    <w:rsid w:val="00A061B0"/>
    <w:rsid w:val="00AD3169"/>
    <w:rsid w:val="00AD352B"/>
    <w:rsid w:val="00AD4ACA"/>
    <w:rsid w:val="00B14722"/>
    <w:rsid w:val="00B20DC3"/>
    <w:rsid w:val="00B37E1C"/>
    <w:rsid w:val="00B42E95"/>
    <w:rsid w:val="00B6047C"/>
    <w:rsid w:val="00B65AA9"/>
    <w:rsid w:val="00BA5889"/>
    <w:rsid w:val="00BA6732"/>
    <w:rsid w:val="00BB4512"/>
    <w:rsid w:val="00BD4840"/>
    <w:rsid w:val="00BE58B6"/>
    <w:rsid w:val="00C26F27"/>
    <w:rsid w:val="00C5690D"/>
    <w:rsid w:val="00C84B25"/>
    <w:rsid w:val="00C9106B"/>
    <w:rsid w:val="00CA2F25"/>
    <w:rsid w:val="00CD250F"/>
    <w:rsid w:val="00D00767"/>
    <w:rsid w:val="00D148B9"/>
    <w:rsid w:val="00D20300"/>
    <w:rsid w:val="00D54BD8"/>
    <w:rsid w:val="00D648BE"/>
    <w:rsid w:val="00D93DD9"/>
    <w:rsid w:val="00DC2698"/>
    <w:rsid w:val="00E114CA"/>
    <w:rsid w:val="00E442A6"/>
    <w:rsid w:val="00E83445"/>
    <w:rsid w:val="00E92359"/>
    <w:rsid w:val="00ED222B"/>
    <w:rsid w:val="00EF1FDA"/>
    <w:rsid w:val="00F12317"/>
    <w:rsid w:val="00F23015"/>
    <w:rsid w:val="00F27507"/>
    <w:rsid w:val="00F4310D"/>
    <w:rsid w:val="00F524AF"/>
    <w:rsid w:val="00F614DF"/>
    <w:rsid w:val="00F73E55"/>
    <w:rsid w:val="00FB5634"/>
    <w:rsid w:val="00FC3FBA"/>
    <w:rsid w:val="00FF00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7A3C9C7"/>
  <w15:docId w15:val="{07B3B316-73EF-4D59-AE51-85DDFBED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S_tradnl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EDB"/>
    <w:pPr>
      <w:spacing w:after="120" w:line="22" w:lineRule="atLeast"/>
      <w:jc w:val="both"/>
    </w:pPr>
    <w:rPr>
      <w:sz w:val="22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A6732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E95"/>
    <w:pPr>
      <w:keepNext/>
      <w:keepLines/>
      <w:numPr>
        <w:ilvl w:val="1"/>
        <w:numId w:val="1"/>
      </w:numPr>
      <w:spacing w:before="40" w:after="0"/>
      <w:jc w:val="left"/>
      <w:outlineLvl w:val="1"/>
    </w:pPr>
    <w:rPr>
      <w:rFonts w:asciiTheme="majorHAnsi" w:eastAsiaTheme="majorEastAsia" w:hAnsiTheme="majorHAnsi" w:cstheme="majorBidi"/>
      <w:b/>
      <w:sz w:val="28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222B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2EB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EB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73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73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73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73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8142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42E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59"/>
    <w:rsid w:val="001E5A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B6E9E"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680E60"/>
    <w:pPr>
      <w:spacing w:after="0"/>
    </w:pPr>
    <w:rPr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A6732"/>
    <w:rPr>
      <w:rFonts w:asciiTheme="majorHAnsi" w:eastAsiaTheme="majorEastAsia" w:hAnsiTheme="majorHAnsi" w:cstheme="majorBidi"/>
      <w:b/>
      <w:sz w:val="36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42E95"/>
    <w:rPr>
      <w:rFonts w:asciiTheme="majorHAnsi" w:eastAsiaTheme="majorEastAsia" w:hAnsiTheme="majorHAnsi" w:cstheme="majorBidi"/>
      <w:b/>
      <w:sz w:val="28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D222B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72EBD"/>
    <w:rPr>
      <w:rFonts w:asciiTheme="majorHAnsi" w:eastAsiaTheme="majorEastAsia" w:hAnsiTheme="majorHAnsi" w:cstheme="majorBidi"/>
      <w:b/>
      <w:iCs/>
      <w:sz w:val="22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EBD"/>
    <w:rPr>
      <w:rFonts w:asciiTheme="majorHAnsi" w:eastAsiaTheme="majorEastAsia" w:hAnsiTheme="majorHAnsi" w:cstheme="majorBidi"/>
      <w:i/>
      <w:sz w:val="22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732"/>
    <w:rPr>
      <w:rFonts w:asciiTheme="majorHAnsi" w:eastAsiaTheme="majorEastAsia" w:hAnsiTheme="majorHAnsi" w:cstheme="majorBidi"/>
      <w:color w:val="243F60" w:themeColor="accent1" w:themeShade="7F"/>
      <w:sz w:val="22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732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7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7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050CF6"/>
    <w:pPr>
      <w:numPr>
        <w:numId w:val="0"/>
      </w:numPr>
      <w:spacing w:line="259" w:lineRule="auto"/>
      <w:jc w:val="left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92947"/>
    <w:pPr>
      <w:spacing w:after="10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2E1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12A"/>
    <w:rPr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E112A"/>
    <w:pPr>
      <w:tabs>
        <w:tab w:val="center" w:pos="4252"/>
        <w:tab w:val="right" w:pos="8504"/>
      </w:tabs>
      <w:spacing w:after="0"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E112A"/>
    <w:rPr>
      <w:sz w:val="18"/>
      <w:szCs w:val="24"/>
    </w:rPr>
  </w:style>
  <w:style w:type="paragraph" w:styleId="Prrafodelista">
    <w:name w:val="List Paragraph"/>
    <w:basedOn w:val="Normal"/>
    <w:uiPriority w:val="34"/>
    <w:qFormat/>
    <w:rsid w:val="0074207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F27507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AD352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D352B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482A93"/>
    <w:pPr>
      <w:spacing w:after="100"/>
      <w:ind w:left="660"/>
    </w:pPr>
  </w:style>
  <w:style w:type="paragraph" w:customStyle="1" w:styleId="shortdesc">
    <w:name w:val="shortdesc"/>
    <w:basedOn w:val="Normal"/>
    <w:rsid w:val="00B604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val="es-ES" w:eastAsia="es-ES"/>
    </w:rPr>
  </w:style>
  <w:style w:type="character" w:customStyle="1" w:styleId="ph">
    <w:name w:val="ph"/>
    <w:basedOn w:val="Fuentedeprrafopredeter"/>
    <w:rsid w:val="00B6047C"/>
  </w:style>
  <w:style w:type="paragraph" w:customStyle="1" w:styleId="p">
    <w:name w:val="p"/>
    <w:basedOn w:val="Normal"/>
    <w:rsid w:val="00B604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gi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www.etsiinf.upm.es/docs/estudios/grado/1475_ieeecitationref.pdf" TargetMode="Externa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ookman">
      <a:majorFont>
        <a:latin typeface="Bookman Old Style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D282D77B941446A05464A4A3D0658D" ma:contentTypeVersion="8" ma:contentTypeDescription="Crear nuevo documento." ma:contentTypeScope="" ma:versionID="02f830a293cf70f5ad1729c20d445a5a">
  <xsd:schema xmlns:xsd="http://www.w3.org/2001/XMLSchema" xmlns:xs="http://www.w3.org/2001/XMLSchema" xmlns:p="http://schemas.microsoft.com/office/2006/metadata/properties" xmlns:ns2="8bdd688a-c1fd-4a2a-9c94-fb984f3f3e06" targetNamespace="http://schemas.microsoft.com/office/2006/metadata/properties" ma:root="true" ma:fieldsID="7c02db3defa7a18fb3740c083a24d7cb" ns2:_="">
    <xsd:import namespace="8bdd688a-c1fd-4a2a-9c94-fb984f3f3e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d688a-c1fd-4a2a-9c94-fb984f3f3e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349A62-BFE0-41B1-9ACA-C635872184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60032F-ADEA-4A8A-8185-8DCF8FEB48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37CB5C-DE85-4541-A594-D942AC185E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38DCFF-E910-4F19-BCC1-1773DAB206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dd688a-c1fd-4a2a-9c94-fb984f3f3e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12</Pages>
  <Words>1234</Words>
  <Characters>6791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UPM</Company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Imbert Paredes</dc:creator>
  <cp:keywords/>
  <dc:description/>
  <cp:lastModifiedBy>Medina-Rojas Cristian-Rene</cp:lastModifiedBy>
  <cp:revision>22</cp:revision>
  <dcterms:created xsi:type="dcterms:W3CDTF">2021-03-09T11:22:00Z</dcterms:created>
  <dcterms:modified xsi:type="dcterms:W3CDTF">2021-09-20T12:31:00Z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0x010100D3D282D77B941446A05464A4A3D0658D</vt:lpwstr>
  </property>
</Properties>
</file>