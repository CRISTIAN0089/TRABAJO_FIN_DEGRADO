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C026" w14:textId="1AE5D4BA" w:rsidR="002A42CA" w:rsidRPr="00674F28" w:rsidRDefault="00E83445" w:rsidP="002A42CA">
      <w:pPr>
        <w:spacing w:after="0"/>
        <w:jc w:val="center"/>
        <w:rPr>
          <w:sz w:val="40"/>
          <w:lang w:val="es-ES"/>
        </w:rPr>
      </w:pPr>
      <w:r w:rsidRPr="00674F28">
        <w:rPr>
          <w:noProof/>
          <w:szCs w:val="22"/>
          <w:lang w:val="es-ES" w:eastAsia="es-ES"/>
        </w:rPr>
        <w:drawing>
          <wp:anchor distT="0" distB="0" distL="114300" distR="114300" simplePos="0" relativeHeight="251660288" behindDoc="0" locked="0" layoutInCell="1" allowOverlap="1" wp14:anchorId="34F57A21" wp14:editId="01583D9C">
            <wp:simplePos x="0" y="0"/>
            <wp:positionH relativeFrom="page">
              <wp:posOffset>5943600</wp:posOffset>
            </wp:positionH>
            <wp:positionV relativeFrom="page">
              <wp:posOffset>723900</wp:posOffset>
            </wp:positionV>
            <wp:extent cx="1018800" cy="1080000"/>
            <wp:effectExtent l="0" t="0" r="0" b="6350"/>
            <wp:wrapNone/>
            <wp:docPr id="4" name="Imagen 4" descr="Macintosh HD:Users:ricardo:SkyDrive:Documentos:Comisiones:CAEMSE:Master Thesis:Thesis Template:FacInformat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ricardo:SkyDrive:Documentos:Comisiones:CAEMSE:Master Thesis:Thesis Template:FacInformatic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42E" w:rsidRPr="00674F28">
        <w:rPr>
          <w:noProof/>
          <w:sz w:val="40"/>
          <w:lang w:val="es-ES" w:eastAsia="es-ES"/>
        </w:rPr>
        <w:drawing>
          <wp:anchor distT="0" distB="0" distL="114300" distR="114300" simplePos="0" relativeHeight="251657216" behindDoc="0" locked="1" layoutInCell="1" allowOverlap="1" wp14:anchorId="6B3E39F0" wp14:editId="00D48B72">
            <wp:simplePos x="0" y="0"/>
            <wp:positionH relativeFrom="page">
              <wp:posOffset>542925</wp:posOffset>
            </wp:positionH>
            <wp:positionV relativeFrom="page">
              <wp:posOffset>723900</wp:posOffset>
            </wp:positionV>
            <wp:extent cx="1018540" cy="1079500"/>
            <wp:effectExtent l="0" t="0" r="0" b="6350"/>
            <wp:wrapNone/>
            <wp:docPr id="1" name="Imagen 1" descr="Macintosh HD:Users:ricardo:SkyDrive:Documentos:Comisiones:CAEMSE:Master Thesis:Thesis Template:EscUp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ricardo:SkyDrive:Documentos:Comisiones:CAEMSE:Master Thesis:Thesis Template:EscUpm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2" r="10563"/>
                    <a:stretch/>
                  </pic:blipFill>
                  <pic:spPr bwMode="auto">
                    <a:xfrm>
                      <a:off x="0" y="0"/>
                      <a:ext cx="101854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F28">
        <w:rPr>
          <w:sz w:val="40"/>
          <w:lang w:val="es-ES"/>
        </w:rPr>
        <w:t>Universidad Politécnica</w:t>
      </w:r>
    </w:p>
    <w:p w14:paraId="28023B3C" w14:textId="5FAD6C6B" w:rsidR="007D3802" w:rsidRPr="00674F28" w:rsidRDefault="00E83445" w:rsidP="002A42CA">
      <w:pPr>
        <w:spacing w:after="240"/>
        <w:jc w:val="center"/>
        <w:rPr>
          <w:lang w:val="es-ES"/>
        </w:rPr>
      </w:pPr>
      <w:r w:rsidRPr="00674F28">
        <w:rPr>
          <w:sz w:val="40"/>
          <w:lang w:val="es-ES"/>
        </w:rPr>
        <w:t>de Madrid</w:t>
      </w:r>
    </w:p>
    <w:p w14:paraId="080C5144" w14:textId="77777777" w:rsidR="00F524AF" w:rsidRDefault="00674F28" w:rsidP="002A42CA">
      <w:pPr>
        <w:jc w:val="center"/>
        <w:rPr>
          <w:b/>
          <w:sz w:val="28"/>
          <w:lang w:val="es-ES"/>
        </w:rPr>
      </w:pPr>
      <w:r w:rsidRPr="00674F28">
        <w:rPr>
          <w:b/>
          <w:sz w:val="28"/>
          <w:lang w:val="es-ES"/>
        </w:rPr>
        <w:t xml:space="preserve">Escuela Técnica Superior de </w:t>
      </w:r>
    </w:p>
    <w:p w14:paraId="78A746EF" w14:textId="31403A60" w:rsidR="0048142E" w:rsidRPr="00674F28" w:rsidRDefault="00674F28" w:rsidP="002A42CA">
      <w:pPr>
        <w:jc w:val="center"/>
        <w:rPr>
          <w:b/>
          <w:sz w:val="28"/>
          <w:lang w:val="es-ES"/>
        </w:rPr>
      </w:pPr>
      <w:r w:rsidRPr="00674F28">
        <w:rPr>
          <w:b/>
          <w:sz w:val="28"/>
          <w:lang w:val="es-ES"/>
        </w:rPr>
        <w:t>Ingenieros Informáticos</w:t>
      </w:r>
    </w:p>
    <w:p w14:paraId="0E74004B" w14:textId="77777777" w:rsidR="00674F28" w:rsidRPr="00674F28" w:rsidRDefault="00674F28" w:rsidP="002A42CA">
      <w:pPr>
        <w:jc w:val="center"/>
        <w:rPr>
          <w:sz w:val="28"/>
          <w:lang w:val="es-ES"/>
        </w:rPr>
      </w:pPr>
    </w:p>
    <w:p w14:paraId="44592C5F" w14:textId="187A17AD" w:rsidR="0048142E" w:rsidRPr="00674F28" w:rsidRDefault="00674F28" w:rsidP="002A42CA">
      <w:pPr>
        <w:jc w:val="center"/>
        <w:rPr>
          <w:sz w:val="28"/>
          <w:lang w:val="es-ES"/>
        </w:rPr>
      </w:pPr>
      <w:r w:rsidRPr="00674F28">
        <w:rPr>
          <w:sz w:val="28"/>
          <w:lang w:val="es-ES"/>
        </w:rPr>
        <w:t xml:space="preserve">Grado en </w:t>
      </w:r>
      <w:del w:id="0" w:author="Medina-Rojas Cristian-Rene" w:date="2021-09-20T12:45:00Z">
        <w:r w:rsidRPr="00674F28" w:rsidDel="009105D8">
          <w:rPr>
            <w:sz w:val="28"/>
            <w:lang w:val="es-ES"/>
          </w:rPr>
          <w:delText>&lt;&lt;título del grado&gt;&gt;</w:delText>
        </w:r>
      </w:del>
      <w:ins w:id="1" w:author="Medina-Rojas Cristian-Rene" w:date="2021-09-20T12:45:00Z">
        <w:r w:rsidR="009105D8">
          <w:rPr>
            <w:sz w:val="28"/>
            <w:lang w:val="es-ES"/>
          </w:rPr>
          <w:t xml:space="preserve">Ingeniería </w:t>
        </w:r>
      </w:ins>
      <w:ins w:id="2" w:author="Medina-Rojas Cristian-Rene" w:date="2021-09-22T17:52:00Z">
        <w:r w:rsidR="0043393E">
          <w:rPr>
            <w:sz w:val="28"/>
            <w:lang w:val="es-ES"/>
          </w:rPr>
          <w:t>I</w:t>
        </w:r>
      </w:ins>
      <w:ins w:id="3" w:author="Medina-Rojas Cristian-Rene" w:date="2021-09-20T12:45:00Z">
        <w:r w:rsidR="009105D8">
          <w:rPr>
            <w:sz w:val="28"/>
            <w:lang w:val="es-ES"/>
          </w:rPr>
          <w:t>nformática</w:t>
        </w:r>
      </w:ins>
    </w:p>
    <w:p w14:paraId="2C080191" w14:textId="77777777" w:rsidR="0048142E" w:rsidRPr="00674F28" w:rsidRDefault="0048142E" w:rsidP="002A42CA">
      <w:pPr>
        <w:jc w:val="center"/>
        <w:rPr>
          <w:lang w:val="es-ES"/>
        </w:rPr>
      </w:pPr>
    </w:p>
    <w:p w14:paraId="4A30F556" w14:textId="27B3AA2F" w:rsidR="0048142E" w:rsidRPr="00674F28" w:rsidRDefault="0048142E" w:rsidP="002A42CA">
      <w:pPr>
        <w:jc w:val="center"/>
        <w:rPr>
          <w:lang w:val="es-ES"/>
        </w:rPr>
      </w:pPr>
    </w:p>
    <w:p w14:paraId="6C3E074F" w14:textId="77777777" w:rsidR="00760914" w:rsidRPr="00674F28" w:rsidRDefault="00760914" w:rsidP="00760914">
      <w:pPr>
        <w:spacing w:after="400"/>
        <w:jc w:val="center"/>
        <w:rPr>
          <w:sz w:val="40"/>
          <w:lang w:val="es-ES"/>
        </w:rPr>
      </w:pPr>
      <w:r w:rsidRPr="00674F28">
        <w:rPr>
          <w:sz w:val="40"/>
          <w:lang w:val="es-ES"/>
        </w:rPr>
        <w:t>Trabajo Fin de Grado</w:t>
      </w:r>
    </w:p>
    <w:p w14:paraId="28116FEF" w14:textId="19E8F66B" w:rsidR="00537970" w:rsidRDefault="00537970" w:rsidP="007127A3">
      <w:pPr>
        <w:jc w:val="left"/>
        <w:rPr>
          <w:ins w:id="4" w:author="Medina-Rojas Cristian-Rene" w:date="2021-09-22T18:44:00Z"/>
          <w:b/>
          <w:bCs/>
          <w:sz w:val="24"/>
        </w:rPr>
      </w:pPr>
      <w:ins w:id="5" w:author="Medina-Rojas Cristian-Rene" w:date="2021-09-20T13:15:00Z">
        <w:r w:rsidRPr="00BD5A37">
          <w:rPr>
            <w:b/>
            <w:bCs/>
            <w:sz w:val="24"/>
            <w:rPrChange w:id="6" w:author="Medina-Rojas Cristian-Rene" w:date="2021-09-22T18:44:00Z">
              <w:rPr/>
            </w:rPrChange>
          </w:rPr>
          <w:t xml:space="preserve">Aplicación Fiori App usando SAP Business </w:t>
        </w:r>
        <w:proofErr w:type="spellStart"/>
        <w:r w:rsidRPr="00BD5A37">
          <w:rPr>
            <w:b/>
            <w:bCs/>
            <w:sz w:val="24"/>
            <w:rPrChange w:id="7" w:author="Medina-Rojas Cristian-Rene" w:date="2021-09-22T18:44:00Z">
              <w:rPr/>
            </w:rPrChange>
          </w:rPr>
          <w:t>Application</w:t>
        </w:r>
        <w:proofErr w:type="spellEnd"/>
        <w:r w:rsidRPr="00BD5A37">
          <w:rPr>
            <w:b/>
            <w:bCs/>
            <w:sz w:val="24"/>
            <w:rPrChange w:id="8" w:author="Medina-Rojas Cristian-Rene" w:date="2021-09-22T18:44:00Z">
              <w:rPr/>
            </w:rPrChange>
          </w:rPr>
          <w:t xml:space="preserve"> Studio </w:t>
        </w:r>
      </w:ins>
    </w:p>
    <w:p w14:paraId="1942364C" w14:textId="77777777" w:rsidR="00BD5A37" w:rsidRPr="00BD5A37" w:rsidRDefault="00BD5A37" w:rsidP="007127A3">
      <w:pPr>
        <w:jc w:val="left"/>
        <w:rPr>
          <w:ins w:id="9" w:author="Medina-Rojas Cristian-Rene" w:date="2021-09-20T13:15:00Z"/>
          <w:b/>
          <w:bCs/>
          <w:sz w:val="24"/>
          <w:rPrChange w:id="10" w:author="Medina-Rojas Cristian-Rene" w:date="2021-09-22T18:44:00Z">
            <w:rPr>
              <w:ins w:id="11" w:author="Medina-Rojas Cristian-Rene" w:date="2021-09-20T13:15:00Z"/>
            </w:rPr>
          </w:rPrChange>
        </w:rPr>
      </w:pPr>
    </w:p>
    <w:p w14:paraId="46A09F90" w14:textId="72E1A585" w:rsidR="00537970" w:rsidRPr="00204B23" w:rsidRDefault="00537970" w:rsidP="007127A3">
      <w:pPr>
        <w:jc w:val="left"/>
        <w:rPr>
          <w:ins w:id="12" w:author="Medina-Rojas Cristian-Rene" w:date="2021-09-20T13:15:00Z"/>
          <w:b/>
          <w:bCs/>
          <w:sz w:val="40"/>
          <w:szCs w:val="40"/>
          <w:rPrChange w:id="13" w:author="Medina-Rojas Cristian-Rene" w:date="2021-09-20T15:32:00Z">
            <w:rPr>
              <w:ins w:id="14" w:author="Medina-Rojas Cristian-Rene" w:date="2021-09-20T13:15:00Z"/>
            </w:rPr>
          </w:rPrChange>
        </w:rPr>
      </w:pPr>
      <w:ins w:id="15" w:author="Medina-Rojas Cristian-Rene" w:date="2021-09-20T13:15:00Z">
        <w:r w:rsidRPr="00204B23">
          <w:rPr>
            <w:b/>
            <w:bCs/>
            <w:sz w:val="40"/>
            <w:szCs w:val="40"/>
            <w:rPrChange w:id="16" w:author="Medina-Rojas Cristian-Rene" w:date="2021-09-20T15:32:00Z">
              <w:rPr/>
            </w:rPrChange>
          </w:rPr>
          <w:t xml:space="preserve">Venta </w:t>
        </w:r>
      </w:ins>
      <w:ins w:id="17" w:author="Medina-Rojas Cristian-Rene" w:date="2021-09-20T13:18:00Z">
        <w:r w:rsidR="00D00767" w:rsidRPr="00204B23">
          <w:rPr>
            <w:b/>
            <w:bCs/>
            <w:sz w:val="40"/>
            <w:szCs w:val="40"/>
            <w:rPrChange w:id="18" w:author="Medina-Rojas Cristian-Rene" w:date="2021-09-20T15:32:00Z">
              <w:rPr/>
            </w:rPrChange>
          </w:rPr>
          <w:t>de Productos</w:t>
        </w:r>
      </w:ins>
      <w:ins w:id="19" w:author="Medina-Rojas Cristian-Rene" w:date="2021-09-20T13:15:00Z">
        <w:r w:rsidRPr="00204B23">
          <w:rPr>
            <w:b/>
            <w:bCs/>
            <w:sz w:val="40"/>
            <w:szCs w:val="40"/>
            <w:rPrChange w:id="20" w:author="Medina-Rojas Cristian-Rene" w:date="2021-09-20T15:32:00Z">
              <w:rPr/>
            </w:rPrChange>
          </w:rPr>
          <w:t xml:space="preserve"> por catálogo online </w:t>
        </w:r>
      </w:ins>
    </w:p>
    <w:p w14:paraId="562DE668" w14:textId="36381269" w:rsidR="0048142E" w:rsidRPr="00760914" w:rsidDel="00537970" w:rsidRDefault="00537970" w:rsidP="002A42CA">
      <w:pPr>
        <w:spacing w:after="600"/>
        <w:jc w:val="center"/>
        <w:rPr>
          <w:del w:id="21" w:author="Medina-Rojas Cristian-Rene" w:date="2021-09-20T13:15:00Z"/>
          <w:b/>
          <w:sz w:val="40"/>
          <w:lang w:val="es-ES"/>
        </w:rPr>
      </w:pPr>
      <w:ins w:id="22" w:author="Medina-Rojas Cristian-Rene" w:date="2021-09-20T13:15:00Z">
        <w:r w:rsidRPr="00204B23">
          <w:rPr>
            <w:b/>
            <w:bCs/>
            <w:sz w:val="40"/>
            <w:szCs w:val="40"/>
            <w:rPrChange w:id="23" w:author="Medina-Rojas Cristian-Rene" w:date="2021-09-20T15:32:00Z">
              <w:rPr/>
            </w:rPrChange>
          </w:rPr>
          <w:t xml:space="preserve"> </w:t>
        </w:r>
      </w:ins>
      <w:ins w:id="24" w:author="Medina-Rojas Cristian-Rene" w:date="2021-09-20T15:33:00Z">
        <w:r w:rsidR="00204B23">
          <w:rPr>
            <w:b/>
            <w:bCs/>
            <w:sz w:val="40"/>
            <w:szCs w:val="40"/>
          </w:rPr>
          <w:t xml:space="preserve">                    </w:t>
        </w:r>
      </w:ins>
      <w:ins w:id="25" w:author="Medina-Rojas Cristian-Rene" w:date="2021-09-20T13:15:00Z">
        <w:r w:rsidRPr="00204B23">
          <w:rPr>
            <w:b/>
            <w:bCs/>
            <w:sz w:val="40"/>
            <w:szCs w:val="40"/>
            <w:rPrChange w:id="26" w:author="Medina-Rojas Cristian-Rene" w:date="2021-09-20T15:32:00Z">
              <w:rPr/>
            </w:rPrChange>
          </w:rPr>
          <w:t>DELIVERY 1.0</w:t>
        </w:r>
      </w:ins>
      <w:del w:id="27" w:author="Medina-Rojas Cristian-Rene" w:date="2021-09-20T13:15:00Z">
        <w:r w:rsidR="00674F28" w:rsidRPr="00760914" w:rsidDel="00537970">
          <w:rPr>
            <w:b/>
            <w:sz w:val="40"/>
            <w:lang w:val="es-ES"/>
          </w:rPr>
          <w:delText>Título del Trabajo, con Mayúscula en Todas las Palabras que no Sean Conectivas (Artículos, Preposiciones, Conjunciones)</w:delText>
        </w:r>
      </w:del>
    </w:p>
    <w:p w14:paraId="4B9D55C1" w14:textId="77777777" w:rsidR="00760914" w:rsidRDefault="00760914" w:rsidP="007127A3">
      <w:pPr>
        <w:jc w:val="left"/>
        <w:rPr>
          <w:sz w:val="28"/>
          <w:lang w:val="es-ES"/>
        </w:rPr>
      </w:pPr>
    </w:p>
    <w:p w14:paraId="20EFAD44" w14:textId="77777777" w:rsidR="00760914" w:rsidRDefault="00760914" w:rsidP="007127A3">
      <w:pPr>
        <w:jc w:val="left"/>
        <w:rPr>
          <w:sz w:val="28"/>
          <w:lang w:val="es-ES"/>
        </w:rPr>
      </w:pPr>
    </w:p>
    <w:p w14:paraId="3F31E530" w14:textId="3DE20426" w:rsidR="00760914" w:rsidRDefault="00760914" w:rsidP="007127A3">
      <w:pPr>
        <w:jc w:val="left"/>
        <w:rPr>
          <w:sz w:val="28"/>
          <w:lang w:val="es-ES"/>
        </w:rPr>
      </w:pPr>
    </w:p>
    <w:p w14:paraId="22C5ECEA" w14:textId="1E1E8EF2" w:rsidR="007C49DC" w:rsidRDefault="007C49DC" w:rsidP="007127A3">
      <w:pPr>
        <w:jc w:val="left"/>
        <w:rPr>
          <w:sz w:val="28"/>
          <w:lang w:val="es-ES"/>
        </w:rPr>
      </w:pPr>
    </w:p>
    <w:p w14:paraId="155EADC3" w14:textId="77777777" w:rsidR="007C49DC" w:rsidRDefault="007C49DC" w:rsidP="007127A3">
      <w:pPr>
        <w:jc w:val="left"/>
        <w:rPr>
          <w:sz w:val="28"/>
          <w:lang w:val="es-ES"/>
        </w:rPr>
      </w:pPr>
    </w:p>
    <w:p w14:paraId="3839D8BF" w14:textId="77777777" w:rsidR="00760914" w:rsidRDefault="00760914" w:rsidP="007127A3">
      <w:pPr>
        <w:jc w:val="left"/>
        <w:rPr>
          <w:sz w:val="28"/>
          <w:lang w:val="es-ES"/>
        </w:rPr>
      </w:pPr>
    </w:p>
    <w:p w14:paraId="1F223C3C" w14:textId="77777777" w:rsidR="00760914" w:rsidRDefault="00760914" w:rsidP="007127A3">
      <w:pPr>
        <w:jc w:val="left"/>
        <w:rPr>
          <w:sz w:val="28"/>
          <w:lang w:val="es-ES"/>
        </w:rPr>
      </w:pPr>
    </w:p>
    <w:p w14:paraId="283042C1" w14:textId="77777777" w:rsidR="00760914" w:rsidRDefault="00760914" w:rsidP="007127A3">
      <w:pPr>
        <w:jc w:val="left"/>
        <w:rPr>
          <w:sz w:val="28"/>
          <w:lang w:val="es-ES"/>
        </w:rPr>
      </w:pPr>
    </w:p>
    <w:p w14:paraId="52E778A6" w14:textId="686A1AE9" w:rsidR="002A42CA" w:rsidRDefault="00C84B25" w:rsidP="007127A3">
      <w:pPr>
        <w:jc w:val="left"/>
        <w:rPr>
          <w:sz w:val="28"/>
          <w:lang w:val="es-ES"/>
        </w:rPr>
      </w:pPr>
      <w:r>
        <w:rPr>
          <w:sz w:val="28"/>
          <w:lang w:val="es-ES"/>
        </w:rPr>
        <w:t xml:space="preserve">Autor: </w:t>
      </w:r>
      <w:del w:id="28" w:author="Medina-Rojas Cristian-Rene" w:date="2021-09-20T11:51:00Z">
        <w:r w:rsidDel="00BB4512">
          <w:rPr>
            <w:sz w:val="28"/>
            <w:lang w:val="es-ES"/>
          </w:rPr>
          <w:delText>&lt;</w:delText>
        </w:r>
        <w:r w:rsidR="00191C0C" w:rsidDel="00BB4512">
          <w:rPr>
            <w:sz w:val="28"/>
            <w:lang w:val="es-ES"/>
          </w:rPr>
          <w:delText>&lt;</w:delText>
        </w:r>
        <w:r w:rsidDel="00BB4512">
          <w:rPr>
            <w:sz w:val="28"/>
            <w:lang w:val="es-ES"/>
          </w:rPr>
          <w:delText>nombre y apellidos</w:delText>
        </w:r>
        <w:r w:rsidR="00191C0C" w:rsidDel="00BB4512">
          <w:rPr>
            <w:sz w:val="28"/>
            <w:lang w:val="es-ES"/>
          </w:rPr>
          <w:delText>&gt;</w:delText>
        </w:r>
        <w:r w:rsidDel="00BB4512">
          <w:rPr>
            <w:sz w:val="28"/>
            <w:lang w:val="es-ES"/>
          </w:rPr>
          <w:delText>&gt;</w:delText>
        </w:r>
      </w:del>
      <w:proofErr w:type="spellStart"/>
      <w:ins w:id="29" w:author="Medina-Rojas Cristian-Rene" w:date="2021-09-20T11:51:00Z">
        <w:r w:rsidR="00BB4512">
          <w:rPr>
            <w:sz w:val="28"/>
            <w:lang w:val="es-ES"/>
          </w:rPr>
          <w:t>Cistian</w:t>
        </w:r>
        <w:proofErr w:type="spellEnd"/>
        <w:r w:rsidR="00BB4512">
          <w:rPr>
            <w:sz w:val="28"/>
            <w:lang w:val="es-ES"/>
          </w:rPr>
          <w:t xml:space="preserve"> </w:t>
        </w:r>
      </w:ins>
      <w:ins w:id="30" w:author="Medina-Rojas Cristian-Rene" w:date="2021-09-20T11:52:00Z">
        <w:r w:rsidR="00BB4512">
          <w:rPr>
            <w:sz w:val="28"/>
            <w:lang w:val="es-ES"/>
          </w:rPr>
          <w:t>Rene Medina Rojas</w:t>
        </w:r>
      </w:ins>
    </w:p>
    <w:p w14:paraId="10F5F33D" w14:textId="22ECB65C" w:rsidR="00C84B25" w:rsidRPr="007127A3" w:rsidRDefault="007127A3" w:rsidP="00760914">
      <w:pPr>
        <w:spacing w:after="2000"/>
        <w:jc w:val="left"/>
        <w:rPr>
          <w:sz w:val="28"/>
          <w:lang w:val="es-ES"/>
        </w:rPr>
      </w:pPr>
      <w:r w:rsidRPr="007127A3">
        <w:rPr>
          <w:sz w:val="28"/>
          <w:lang w:val="es-ES"/>
        </w:rPr>
        <w:t xml:space="preserve">Tutor(a): </w:t>
      </w:r>
      <w:ins w:id="31" w:author="Medina-Rojas Cristian-Rene" w:date="2021-09-20T15:17:00Z">
        <w:r w:rsidR="00BD229E" w:rsidRPr="00BD229E">
          <w:rPr>
            <w:sz w:val="28"/>
            <w:lang w:val="es-ES"/>
          </w:rPr>
          <w:t>Lars-</w:t>
        </w:r>
        <w:proofErr w:type="spellStart"/>
        <w:r w:rsidR="00BD229E" w:rsidRPr="00BD229E">
          <w:rPr>
            <w:sz w:val="28"/>
            <w:lang w:val="es-ES"/>
          </w:rPr>
          <w:t>Åke</w:t>
        </w:r>
        <w:proofErr w:type="spellEnd"/>
        <w:r w:rsidR="00BD229E" w:rsidRPr="00BD229E">
          <w:rPr>
            <w:sz w:val="28"/>
            <w:lang w:val="es-ES"/>
          </w:rPr>
          <w:t xml:space="preserve"> </w:t>
        </w:r>
        <w:proofErr w:type="spellStart"/>
        <w:r w:rsidR="00BD229E" w:rsidRPr="00BD229E">
          <w:rPr>
            <w:sz w:val="28"/>
            <w:lang w:val="es-ES"/>
          </w:rPr>
          <w:t>Fredlund</w:t>
        </w:r>
      </w:ins>
      <w:proofErr w:type="spellEnd"/>
      <w:del w:id="32" w:author="Medina-Rojas Cristian-Rene" w:date="2021-09-20T15:17:00Z">
        <w:r w:rsidRPr="007127A3" w:rsidDel="00BD229E">
          <w:rPr>
            <w:sz w:val="28"/>
            <w:lang w:val="es-ES"/>
          </w:rPr>
          <w:delText>&lt;</w:delText>
        </w:r>
        <w:r w:rsidR="00191C0C" w:rsidDel="00BD229E">
          <w:rPr>
            <w:sz w:val="28"/>
            <w:lang w:val="es-ES"/>
          </w:rPr>
          <w:delText>&lt;</w:delText>
        </w:r>
        <w:r w:rsidRPr="007127A3" w:rsidDel="00BD229E">
          <w:rPr>
            <w:sz w:val="28"/>
            <w:lang w:val="es-ES"/>
          </w:rPr>
          <w:delText>nombre y a</w:delText>
        </w:r>
        <w:r w:rsidDel="00BD229E">
          <w:rPr>
            <w:sz w:val="28"/>
            <w:lang w:val="es-ES"/>
          </w:rPr>
          <w:delText>pellidos</w:delText>
        </w:r>
        <w:r w:rsidR="00191C0C" w:rsidDel="00BD229E">
          <w:rPr>
            <w:sz w:val="28"/>
            <w:lang w:val="es-ES"/>
          </w:rPr>
          <w:delText>&gt;</w:delText>
        </w:r>
        <w:r w:rsidDel="00BD229E">
          <w:rPr>
            <w:sz w:val="28"/>
            <w:lang w:val="es-ES"/>
          </w:rPr>
          <w:delText>&gt;</w:delText>
        </w:r>
      </w:del>
    </w:p>
    <w:p w14:paraId="150C645B" w14:textId="69201376" w:rsidR="00B65AA9" w:rsidRPr="007127A3" w:rsidRDefault="002A42CA" w:rsidP="002A42CA">
      <w:pPr>
        <w:jc w:val="center"/>
        <w:rPr>
          <w:lang w:val="es-ES"/>
        </w:rPr>
        <w:sectPr w:rsidR="00B65AA9" w:rsidRPr="007127A3" w:rsidSect="00001FEA">
          <w:pgSz w:w="11900" w:h="16840"/>
          <w:pgMar w:top="1417" w:right="1701" w:bottom="1417" w:left="1701" w:header="708" w:footer="708" w:gutter="0"/>
          <w:cols w:space="708"/>
          <w:docGrid w:linePitch="299"/>
        </w:sectPr>
      </w:pPr>
      <w:r w:rsidRPr="007127A3">
        <w:rPr>
          <w:lang w:val="es-ES"/>
        </w:rPr>
        <w:t xml:space="preserve">Madrid, </w:t>
      </w:r>
      <w:proofErr w:type="gramStart"/>
      <w:ins w:id="33" w:author="Medina-Rojas Cristian-Rene" w:date="2021-09-20T15:33:00Z">
        <w:r w:rsidR="00204B23">
          <w:rPr>
            <w:lang w:val="es-ES"/>
          </w:rPr>
          <w:t>Septiembre</w:t>
        </w:r>
        <w:proofErr w:type="gramEnd"/>
        <w:r w:rsidR="00204B23">
          <w:rPr>
            <w:lang w:val="es-ES"/>
          </w:rPr>
          <w:t xml:space="preserve"> -2021</w:t>
        </w:r>
      </w:ins>
      <w:del w:id="34" w:author="Medina-Rojas Cristian-Rene" w:date="2021-09-20T15:33:00Z">
        <w:r w:rsidR="007127A3" w:rsidRPr="007127A3" w:rsidDel="00204B23">
          <w:rPr>
            <w:lang w:val="es-ES"/>
          </w:rPr>
          <w:delText>&lt;</w:delText>
        </w:r>
        <w:r w:rsidR="00EF1FDA" w:rsidDel="00204B23">
          <w:rPr>
            <w:lang w:val="es-ES"/>
          </w:rPr>
          <w:delText>&lt;</w:delText>
        </w:r>
        <w:r w:rsidR="007127A3" w:rsidRPr="007127A3" w:rsidDel="00204B23">
          <w:rPr>
            <w:lang w:val="es-ES"/>
          </w:rPr>
          <w:delText>mes año</w:delText>
        </w:r>
        <w:r w:rsidR="00EF1FDA" w:rsidDel="00204B23">
          <w:rPr>
            <w:lang w:val="es-ES"/>
          </w:rPr>
          <w:delText>&gt;</w:delText>
        </w:r>
        <w:r w:rsidR="007127A3" w:rsidRPr="007127A3" w:rsidDel="00204B23">
          <w:rPr>
            <w:lang w:val="es-ES"/>
          </w:rPr>
          <w:delText>&gt;</w:delText>
        </w:r>
      </w:del>
    </w:p>
    <w:p w14:paraId="1772A7B1" w14:textId="226A0092" w:rsidR="002A42CA" w:rsidRPr="00821FE4" w:rsidRDefault="0051217A" w:rsidP="007C7E9F">
      <w:pPr>
        <w:spacing w:after="2160"/>
        <w:rPr>
          <w:szCs w:val="22"/>
          <w:lang w:val="es-ES"/>
        </w:rPr>
      </w:pPr>
      <w:r w:rsidRPr="00821FE4">
        <w:rPr>
          <w:szCs w:val="22"/>
          <w:lang w:val="es-ES"/>
        </w:rPr>
        <w:lastRenderedPageBreak/>
        <w:t xml:space="preserve">Este Trabajo Fin de Grado </w:t>
      </w:r>
      <w:r w:rsidR="00821FE4" w:rsidRPr="00821FE4">
        <w:rPr>
          <w:szCs w:val="22"/>
          <w:lang w:val="es-ES"/>
        </w:rPr>
        <w:t xml:space="preserve">se ha depositado en la </w:t>
      </w:r>
      <w:r w:rsidR="00247BB8" w:rsidRPr="00821FE4">
        <w:rPr>
          <w:szCs w:val="22"/>
          <w:lang w:val="es-ES"/>
        </w:rPr>
        <w:t>ETSI Informáticos</w:t>
      </w:r>
      <w:r w:rsidR="00B65AA9" w:rsidRPr="00821FE4">
        <w:rPr>
          <w:szCs w:val="22"/>
          <w:lang w:val="es-ES"/>
        </w:rPr>
        <w:t xml:space="preserve"> </w:t>
      </w:r>
      <w:r w:rsidR="00821FE4" w:rsidRPr="00821FE4">
        <w:rPr>
          <w:szCs w:val="22"/>
          <w:lang w:val="es-ES"/>
        </w:rPr>
        <w:t>d</w:t>
      </w:r>
      <w:r w:rsidR="00821FE4">
        <w:rPr>
          <w:szCs w:val="22"/>
          <w:lang w:val="es-ES"/>
        </w:rPr>
        <w:t xml:space="preserve">e la </w:t>
      </w:r>
      <w:r w:rsidR="00B65AA9" w:rsidRPr="00821FE4">
        <w:rPr>
          <w:szCs w:val="22"/>
          <w:lang w:val="es-ES"/>
        </w:rPr>
        <w:t xml:space="preserve">Universidad Politécnica de Madrid </w:t>
      </w:r>
      <w:r w:rsidR="00821FE4">
        <w:rPr>
          <w:szCs w:val="22"/>
          <w:lang w:val="es-ES"/>
        </w:rPr>
        <w:t xml:space="preserve">para </w:t>
      </w:r>
      <w:r w:rsidR="00E92359">
        <w:rPr>
          <w:szCs w:val="22"/>
          <w:lang w:val="es-ES"/>
        </w:rPr>
        <w:t>su defensa</w:t>
      </w:r>
      <w:r w:rsidR="00B65AA9" w:rsidRPr="00821FE4">
        <w:rPr>
          <w:szCs w:val="22"/>
          <w:lang w:val="es-ES"/>
        </w:rPr>
        <w:t xml:space="preserve">. </w:t>
      </w:r>
    </w:p>
    <w:p w14:paraId="2497E05C" w14:textId="68965EDA" w:rsidR="00B65AA9" w:rsidRPr="00674F28" w:rsidRDefault="00E92359" w:rsidP="00B65AA9">
      <w:pPr>
        <w:spacing w:after="0"/>
        <w:rPr>
          <w:i/>
          <w:szCs w:val="22"/>
          <w:lang w:val="es-ES"/>
        </w:rPr>
      </w:pPr>
      <w:r>
        <w:rPr>
          <w:i/>
          <w:szCs w:val="22"/>
          <w:lang w:val="es-ES"/>
        </w:rPr>
        <w:t>Trabajo Fin de Grado</w:t>
      </w:r>
    </w:p>
    <w:p w14:paraId="7186DF98" w14:textId="12F761BD" w:rsidR="00B65AA9" w:rsidRPr="00674F28" w:rsidRDefault="00E92359" w:rsidP="00B65AA9">
      <w:pPr>
        <w:spacing w:after="0"/>
        <w:rPr>
          <w:i/>
          <w:szCs w:val="22"/>
          <w:lang w:val="es-ES"/>
        </w:rPr>
      </w:pPr>
      <w:r>
        <w:rPr>
          <w:i/>
          <w:szCs w:val="22"/>
          <w:lang w:val="es-ES"/>
        </w:rPr>
        <w:t xml:space="preserve">Grado en </w:t>
      </w:r>
      <w:del w:id="35" w:author="Medina-Rojas Cristian-Rene" w:date="2021-09-20T13:13:00Z">
        <w:r w:rsidDel="00537970">
          <w:rPr>
            <w:i/>
            <w:szCs w:val="22"/>
            <w:lang w:val="es-ES"/>
          </w:rPr>
          <w:delText>&lt;&lt;título del grado&gt;&gt;</w:delText>
        </w:r>
      </w:del>
      <w:ins w:id="36" w:author="Medina-Rojas Cristian-Rene" w:date="2021-09-20T13:14:00Z">
        <w:r w:rsidR="00537970">
          <w:rPr>
            <w:i/>
            <w:szCs w:val="22"/>
            <w:lang w:val="es-ES"/>
          </w:rPr>
          <w:t>Ingeniería</w:t>
        </w:r>
      </w:ins>
      <w:ins w:id="37" w:author="Medina-Rojas Cristian-Rene" w:date="2021-09-20T13:13:00Z">
        <w:r w:rsidR="00537970">
          <w:rPr>
            <w:i/>
            <w:szCs w:val="22"/>
            <w:lang w:val="es-ES"/>
          </w:rPr>
          <w:t xml:space="preserve"> </w:t>
        </w:r>
      </w:ins>
      <w:ins w:id="38" w:author="Medina-Rojas Cristian-Rene" w:date="2021-09-20T13:14:00Z">
        <w:r w:rsidR="00537970">
          <w:rPr>
            <w:i/>
            <w:szCs w:val="22"/>
            <w:lang w:val="es-ES"/>
          </w:rPr>
          <w:t>informática</w:t>
        </w:r>
      </w:ins>
      <w:ins w:id="39" w:author="Medina-Rojas Cristian-Rene" w:date="2021-09-20T13:13:00Z">
        <w:r w:rsidR="00537970">
          <w:rPr>
            <w:i/>
            <w:szCs w:val="22"/>
            <w:lang w:val="es-ES"/>
          </w:rPr>
          <w:t xml:space="preserve"> </w:t>
        </w:r>
      </w:ins>
    </w:p>
    <w:p w14:paraId="5F7B7458" w14:textId="77777777" w:rsidR="00537970" w:rsidRDefault="00E92359" w:rsidP="00E92359">
      <w:pPr>
        <w:spacing w:after="0"/>
        <w:ind w:left="993" w:hanging="993"/>
        <w:rPr>
          <w:ins w:id="40" w:author="Medina-Rojas Cristian-Rene" w:date="2021-09-20T13:14:00Z"/>
        </w:rPr>
      </w:pPr>
      <w:r w:rsidRPr="00E92359">
        <w:rPr>
          <w:i/>
          <w:szCs w:val="22"/>
          <w:lang w:val="es-ES"/>
        </w:rPr>
        <w:t>Título</w:t>
      </w:r>
      <w:r w:rsidR="001E5A39" w:rsidRPr="00E92359">
        <w:rPr>
          <w:i/>
          <w:szCs w:val="22"/>
          <w:lang w:val="es-ES"/>
        </w:rPr>
        <w:t>:</w:t>
      </w:r>
      <w:r w:rsidR="001E5A39" w:rsidRPr="00E92359">
        <w:rPr>
          <w:szCs w:val="22"/>
          <w:lang w:val="es-ES"/>
        </w:rPr>
        <w:t xml:space="preserve"> </w:t>
      </w:r>
      <w:r>
        <w:rPr>
          <w:szCs w:val="22"/>
          <w:lang w:val="es-ES"/>
        </w:rPr>
        <w:tab/>
      </w:r>
      <w:ins w:id="41" w:author="Medina-Rojas Cristian-Rene" w:date="2021-09-20T13:14:00Z">
        <w:r w:rsidR="00537970">
          <w:t xml:space="preserve">Aplicación Fiori App usando SAP Business </w:t>
        </w:r>
        <w:proofErr w:type="spellStart"/>
        <w:r w:rsidR="00537970">
          <w:t>Application</w:t>
        </w:r>
        <w:proofErr w:type="spellEnd"/>
        <w:r w:rsidR="00537970">
          <w:t xml:space="preserve"> Studio </w:t>
        </w:r>
      </w:ins>
    </w:p>
    <w:p w14:paraId="5E3CB092" w14:textId="0FB8741E" w:rsidR="001E5A39" w:rsidRPr="00E92359" w:rsidRDefault="00537970" w:rsidP="00E92359">
      <w:pPr>
        <w:spacing w:after="0"/>
        <w:ind w:left="993" w:hanging="993"/>
        <w:rPr>
          <w:szCs w:val="22"/>
          <w:lang w:val="es-ES"/>
        </w:rPr>
      </w:pPr>
      <w:ins w:id="42" w:author="Medina-Rojas Cristian-Rene" w:date="2021-09-20T13:14:00Z">
        <w:r>
          <w:rPr>
            <w:i/>
            <w:szCs w:val="22"/>
            <w:lang w:val="es-ES"/>
          </w:rPr>
          <w:t xml:space="preserve">                </w:t>
        </w:r>
        <w:r>
          <w:t>Venta de Productos por catálogo online DELIVERY 1.0</w:t>
        </w:r>
      </w:ins>
      <w:del w:id="43" w:author="Medina-Rojas Cristian-Rene" w:date="2021-09-20T13:14:00Z">
        <w:r w:rsidR="00E92359" w:rsidRPr="00E92359" w:rsidDel="00537970">
          <w:rPr>
            <w:szCs w:val="22"/>
            <w:lang w:val="es-ES"/>
          </w:rPr>
          <w:delText>Título del Trabajo, con Mayúscula en Todas las Palabras que no Sean Conectivas (Artículos, Preposiciones, Conjunciones)</w:delText>
        </w:r>
      </w:del>
    </w:p>
    <w:p w14:paraId="3AB64322" w14:textId="0492043D" w:rsidR="001E5A39" w:rsidRPr="00674F28" w:rsidRDefault="00A312AC" w:rsidP="007C7E9F">
      <w:pPr>
        <w:spacing w:after="960"/>
        <w:rPr>
          <w:szCs w:val="22"/>
          <w:lang w:val="es-ES"/>
        </w:rPr>
      </w:pPr>
      <w:ins w:id="44" w:author="Medina-Rojas Cristian-Rene" w:date="2021-09-20T15:34:00Z">
        <w:r>
          <w:rPr>
            <w:szCs w:val="22"/>
            <w:lang w:val="es-ES"/>
          </w:rPr>
          <w:t>Septiembre 2021</w:t>
        </w:r>
      </w:ins>
      <w:del w:id="45" w:author="Medina-Rojas Cristian-Rene" w:date="2021-09-20T15:34:00Z">
        <w:r w:rsidR="00E92359" w:rsidDel="00A312AC">
          <w:rPr>
            <w:szCs w:val="22"/>
            <w:lang w:val="es-ES"/>
          </w:rPr>
          <w:delText xml:space="preserve">Mes </w:delText>
        </w:r>
        <w:r w:rsidR="002F2D23" w:rsidDel="00A312AC">
          <w:rPr>
            <w:szCs w:val="22"/>
            <w:lang w:val="es-ES"/>
          </w:rPr>
          <w:delText>A</w:delText>
        </w:r>
        <w:r w:rsidR="00E92359" w:rsidDel="00A312AC">
          <w:rPr>
            <w:szCs w:val="22"/>
            <w:lang w:val="es-ES"/>
          </w:rPr>
          <w:delText>ño</w:delText>
        </w:r>
      </w:del>
    </w:p>
    <w:p w14:paraId="7D3A4D88" w14:textId="66788EFA" w:rsidR="001E5A39" w:rsidRPr="00674F28" w:rsidRDefault="00E92359" w:rsidP="00B65AA9">
      <w:pPr>
        <w:spacing w:after="0"/>
        <w:rPr>
          <w:szCs w:val="22"/>
          <w:lang w:val="es-ES"/>
        </w:rPr>
      </w:pPr>
      <w:r>
        <w:rPr>
          <w:i/>
          <w:szCs w:val="22"/>
          <w:lang w:val="es-ES"/>
        </w:rPr>
        <w:t>Autor</w:t>
      </w:r>
      <w:r w:rsidR="001E5A39" w:rsidRPr="00674F28">
        <w:rPr>
          <w:i/>
          <w:szCs w:val="22"/>
          <w:lang w:val="es-ES"/>
        </w:rPr>
        <w:t>:</w:t>
      </w:r>
      <w:r w:rsidR="001E5A39" w:rsidRPr="00674F28">
        <w:rPr>
          <w:szCs w:val="22"/>
          <w:lang w:val="es-ES"/>
        </w:rPr>
        <w:t xml:space="preserve"> </w:t>
      </w:r>
      <w:del w:id="46" w:author="Medina-Rojas Cristian-Rene" w:date="2021-09-20T13:13:00Z">
        <w:r w:rsidRPr="00E92359" w:rsidDel="00537970">
          <w:rPr>
            <w:szCs w:val="22"/>
            <w:lang w:val="es-ES"/>
          </w:rPr>
          <w:delText>&lt;&lt;nombre y apellidos&gt;&gt;</w:delText>
        </w:r>
      </w:del>
      <w:ins w:id="47" w:author="Medina-Rojas Cristian-Rene" w:date="2021-09-20T13:13:00Z">
        <w:r w:rsidR="00537970">
          <w:rPr>
            <w:szCs w:val="22"/>
            <w:lang w:val="es-ES"/>
          </w:rPr>
          <w:t>Cristian Rene Medina Rojas</w:t>
        </w:r>
      </w:ins>
    </w:p>
    <w:p w14:paraId="36629AA0" w14:textId="77777777" w:rsidR="00E92359" w:rsidRDefault="00E92359" w:rsidP="00E92359">
      <w:pPr>
        <w:spacing w:after="0"/>
        <w:rPr>
          <w:i/>
          <w:szCs w:val="22"/>
          <w:lang w:val="es-ES"/>
        </w:rPr>
      </w:pPr>
    </w:p>
    <w:p w14:paraId="0ACE05CD" w14:textId="77777777" w:rsidR="00EF1FDA" w:rsidRDefault="00E92359" w:rsidP="00E92359">
      <w:pPr>
        <w:spacing w:after="0"/>
        <w:rPr>
          <w:szCs w:val="22"/>
          <w:lang w:val="es-ES"/>
        </w:rPr>
      </w:pPr>
      <w:r>
        <w:rPr>
          <w:i/>
          <w:szCs w:val="22"/>
          <w:lang w:val="es-ES"/>
        </w:rPr>
        <w:t>Tutor</w:t>
      </w:r>
      <w:r w:rsidRPr="00674F28">
        <w:rPr>
          <w:i/>
          <w:szCs w:val="22"/>
          <w:lang w:val="es-ES"/>
        </w:rPr>
        <w:t>:</w:t>
      </w:r>
      <w:r w:rsidRPr="00674F28">
        <w:rPr>
          <w:szCs w:val="22"/>
          <w:lang w:val="es-ES"/>
        </w:rPr>
        <w:t xml:space="preserve"> </w:t>
      </w:r>
    </w:p>
    <w:p w14:paraId="6E3042A7" w14:textId="337534BF" w:rsidR="00E92359" w:rsidDel="00BD229E" w:rsidRDefault="00BD229E" w:rsidP="00EF1FDA">
      <w:pPr>
        <w:spacing w:after="0"/>
        <w:ind w:left="708"/>
        <w:rPr>
          <w:del w:id="48" w:author="Medina-Rojas Cristian-Rene" w:date="2021-09-20T15:18:00Z"/>
          <w:szCs w:val="22"/>
          <w:lang w:val="es-ES"/>
        </w:rPr>
      </w:pPr>
      <w:ins w:id="49" w:author="Medina-Rojas Cristian-Rene" w:date="2021-09-20T15:18:00Z">
        <w:r w:rsidRPr="00BD229E">
          <w:rPr>
            <w:szCs w:val="22"/>
            <w:lang w:val="es-ES"/>
          </w:rPr>
          <w:t>Lars-</w:t>
        </w:r>
        <w:proofErr w:type="spellStart"/>
        <w:r w:rsidRPr="00BD229E">
          <w:rPr>
            <w:szCs w:val="22"/>
            <w:lang w:val="es-ES"/>
          </w:rPr>
          <w:t>Åke</w:t>
        </w:r>
        <w:proofErr w:type="spellEnd"/>
        <w:r w:rsidRPr="00BD229E">
          <w:rPr>
            <w:szCs w:val="22"/>
            <w:lang w:val="es-ES"/>
          </w:rPr>
          <w:t xml:space="preserve"> </w:t>
        </w:r>
        <w:proofErr w:type="spellStart"/>
        <w:r w:rsidRPr="00BD229E">
          <w:rPr>
            <w:szCs w:val="22"/>
            <w:lang w:val="es-ES"/>
          </w:rPr>
          <w:t>Fredlund</w:t>
        </w:r>
      </w:ins>
      <w:proofErr w:type="spellEnd"/>
      <w:del w:id="50" w:author="Medina-Rojas Cristian-Rene" w:date="2021-09-20T15:18:00Z">
        <w:r w:rsidR="00E92359" w:rsidRPr="00E92359" w:rsidDel="00BD229E">
          <w:rPr>
            <w:szCs w:val="22"/>
            <w:lang w:val="es-ES"/>
          </w:rPr>
          <w:delText>&lt;&lt;nombre y apellidos&gt;&gt;</w:delText>
        </w:r>
      </w:del>
    </w:p>
    <w:p w14:paraId="32754ADF" w14:textId="77777777" w:rsidR="00BD229E" w:rsidRDefault="00BD229E" w:rsidP="00EF1FDA">
      <w:pPr>
        <w:spacing w:after="0"/>
        <w:ind w:left="708"/>
        <w:rPr>
          <w:ins w:id="51" w:author="Medina-Rojas Cristian-Rene" w:date="2021-09-20T15:18:00Z"/>
          <w:szCs w:val="22"/>
          <w:lang w:val="es-ES"/>
        </w:rPr>
      </w:pPr>
    </w:p>
    <w:p w14:paraId="1F9A27A4" w14:textId="51C28438" w:rsidR="00BD229E" w:rsidRDefault="00BD229E" w:rsidP="00EF1FDA">
      <w:pPr>
        <w:spacing w:after="0"/>
        <w:ind w:left="708"/>
        <w:rPr>
          <w:ins w:id="52" w:author="Medina-Rojas Cristian-Rene" w:date="2021-09-20T15:18:00Z"/>
          <w:szCs w:val="22"/>
          <w:lang w:val="es-ES"/>
        </w:rPr>
      </w:pPr>
      <w:ins w:id="53" w:author="Medina-Rojas Cristian-Rene" w:date="2021-09-20T15:18:00Z">
        <w:r>
          <w:t>Dpto. De Lenguajes y Sistemas Informáticos e Ingeniería de Software</w:t>
        </w:r>
      </w:ins>
    </w:p>
    <w:p w14:paraId="3EE6E9F2" w14:textId="41613CBD" w:rsidR="00EF1FDA" w:rsidDel="00BD229E" w:rsidRDefault="00BD229E">
      <w:pPr>
        <w:spacing w:after="0"/>
        <w:rPr>
          <w:del w:id="54" w:author="Medina-Rojas Cristian-Rene" w:date="2021-09-20T15:18:00Z"/>
          <w:szCs w:val="22"/>
          <w:lang w:val="es-ES"/>
        </w:rPr>
        <w:pPrChange w:id="55" w:author="Medina-Rojas Cristian-Rene" w:date="2021-09-20T15:18:00Z">
          <w:pPr>
            <w:spacing w:after="0"/>
            <w:ind w:left="708"/>
          </w:pPr>
        </w:pPrChange>
      </w:pPr>
      <w:ins w:id="56" w:author="Medina-Rojas Cristian-Rene" w:date="2021-09-20T15:18:00Z">
        <w:r>
          <w:rPr>
            <w:szCs w:val="22"/>
            <w:lang w:val="es-ES"/>
          </w:rPr>
          <w:t xml:space="preserve">          </w:t>
        </w:r>
      </w:ins>
      <w:del w:id="57" w:author="Medina-Rojas Cristian-Rene" w:date="2021-09-20T15:18:00Z">
        <w:r w:rsidR="00EF1FDA" w:rsidDel="00BD229E">
          <w:rPr>
            <w:szCs w:val="22"/>
            <w:lang w:val="es-ES"/>
          </w:rPr>
          <w:delText>&lt;&lt;departamento&gt;&gt;</w:delText>
        </w:r>
      </w:del>
    </w:p>
    <w:p w14:paraId="20207C3E" w14:textId="6411BDBC" w:rsidR="00EF1FDA" w:rsidRDefault="00EF1FDA">
      <w:pPr>
        <w:spacing w:after="0"/>
        <w:rPr>
          <w:szCs w:val="22"/>
          <w:lang w:val="es-ES"/>
        </w:rPr>
        <w:pPrChange w:id="58" w:author="Medina-Rojas Cristian-Rene" w:date="2021-09-20T15:18:00Z">
          <w:pPr>
            <w:spacing w:after="0"/>
            <w:ind w:left="708"/>
          </w:pPr>
        </w:pPrChange>
      </w:pPr>
      <w:r>
        <w:rPr>
          <w:szCs w:val="22"/>
          <w:lang w:val="es-ES"/>
        </w:rPr>
        <w:t>ETSI Informáticos</w:t>
      </w:r>
    </w:p>
    <w:p w14:paraId="17A8B821" w14:textId="7D5418AC" w:rsidR="00EF1FDA" w:rsidRPr="00674F28" w:rsidRDefault="00EF1FDA" w:rsidP="00EF1FDA">
      <w:pPr>
        <w:spacing w:after="0"/>
        <w:ind w:left="708"/>
        <w:rPr>
          <w:szCs w:val="22"/>
          <w:lang w:val="es-ES"/>
        </w:rPr>
      </w:pPr>
      <w:r>
        <w:rPr>
          <w:szCs w:val="22"/>
          <w:lang w:val="es-ES"/>
        </w:rPr>
        <w:t>Universidad Politécnica de Madrid</w:t>
      </w:r>
    </w:p>
    <w:p w14:paraId="3FF0C848" w14:textId="77777777" w:rsidR="002E112A" w:rsidRDefault="002E112A">
      <w:pPr>
        <w:spacing w:after="200" w:line="240" w:lineRule="auto"/>
        <w:jc w:val="left"/>
        <w:rPr>
          <w:szCs w:val="22"/>
          <w:lang w:val="es-ES"/>
        </w:rPr>
        <w:sectPr w:rsidR="002E112A" w:rsidSect="00B37E1C">
          <w:pgSz w:w="11900" w:h="16840"/>
          <w:pgMar w:top="1417" w:right="1701" w:bottom="1417" w:left="1701" w:header="708" w:footer="708" w:gutter="0"/>
          <w:cols w:space="708"/>
          <w:docGrid w:linePitch="299"/>
        </w:sectPr>
      </w:pPr>
    </w:p>
    <w:p w14:paraId="200AF9E9" w14:textId="5253083D" w:rsidR="002F2D23" w:rsidRDefault="002F2D23">
      <w:pPr>
        <w:spacing w:after="200" w:line="240" w:lineRule="auto"/>
        <w:jc w:val="left"/>
        <w:rPr>
          <w:ins w:id="59" w:author="Medina-Rojas Cristian-Rene" w:date="2021-09-20T14:01:00Z"/>
          <w:b/>
          <w:sz w:val="36"/>
          <w:szCs w:val="36"/>
          <w:lang w:val="es-ES"/>
        </w:rPr>
      </w:pPr>
      <w:r w:rsidRPr="002F2D23">
        <w:rPr>
          <w:b/>
          <w:sz w:val="36"/>
          <w:szCs w:val="36"/>
          <w:lang w:val="es-ES"/>
        </w:rPr>
        <w:lastRenderedPageBreak/>
        <w:t>Resumen</w:t>
      </w:r>
    </w:p>
    <w:p w14:paraId="566FF86E" w14:textId="77777777" w:rsidR="00D93DD9" w:rsidRDefault="00D93DD9">
      <w:pPr>
        <w:spacing w:after="200" w:line="240" w:lineRule="auto"/>
        <w:jc w:val="left"/>
        <w:rPr>
          <w:b/>
          <w:sz w:val="36"/>
          <w:szCs w:val="36"/>
          <w:lang w:val="es-ES"/>
        </w:rPr>
      </w:pPr>
    </w:p>
    <w:p w14:paraId="43381FED" w14:textId="2BBDDC01" w:rsidR="002F2D23" w:rsidRDefault="00CD250F" w:rsidP="00CD250F">
      <w:pPr>
        <w:rPr>
          <w:ins w:id="60" w:author="Medina-Rojas Cristian-Rene" w:date="2021-09-20T12:49:00Z"/>
          <w:lang w:val="en-US"/>
        </w:rPr>
      </w:pPr>
      <w:bookmarkStart w:id="61" w:name="_Hlk83046622"/>
      <w:del w:id="62" w:author="Medina-Rojas Cristian-Rene" w:date="2021-09-20T12:48:00Z">
        <w:r w:rsidRPr="00001FEA" w:rsidDel="00AD3169">
          <w:rPr>
            <w:lang w:val="es-ES"/>
          </w:rPr>
          <w:delText>&lt;&lt;</w:delText>
        </w:r>
      </w:del>
      <w:ins w:id="63" w:author="Medina-Rojas Cristian-Rene" w:date="2021-09-20T12:47:00Z">
        <w:r w:rsidR="005854E2">
          <w:rPr>
            <w:lang w:val="en-US"/>
          </w:rPr>
          <w:t xml:space="preserve">El </w:t>
        </w:r>
        <w:proofErr w:type="spellStart"/>
        <w:r w:rsidR="005854E2">
          <w:rPr>
            <w:lang w:val="en-US"/>
          </w:rPr>
          <w:t>presente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trabajo</w:t>
        </w:r>
        <w:proofErr w:type="spellEnd"/>
        <w:r w:rsidR="005854E2">
          <w:rPr>
            <w:lang w:val="en-US"/>
          </w:rPr>
          <w:t xml:space="preserve"> fin de </w:t>
        </w:r>
        <w:proofErr w:type="spellStart"/>
        <w:r w:rsidR="005854E2">
          <w:rPr>
            <w:lang w:val="en-US"/>
          </w:rPr>
          <w:t>grado</w:t>
        </w:r>
        <w:proofErr w:type="spellEnd"/>
        <w:r w:rsidR="005854E2">
          <w:rPr>
            <w:lang w:val="en-US"/>
          </w:rPr>
          <w:t xml:space="preserve"> se </w:t>
        </w:r>
        <w:proofErr w:type="spellStart"/>
        <w:r w:rsidR="005854E2">
          <w:rPr>
            <w:lang w:val="en-US"/>
          </w:rPr>
          <w:t>realizará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el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diseño</w:t>
        </w:r>
        <w:proofErr w:type="spellEnd"/>
        <w:r w:rsidR="005854E2">
          <w:rPr>
            <w:lang w:val="en-US"/>
          </w:rPr>
          <w:t xml:space="preserve"> y </w:t>
        </w:r>
        <w:proofErr w:type="spellStart"/>
        <w:r w:rsidR="005854E2">
          <w:rPr>
            <w:lang w:val="en-US"/>
          </w:rPr>
          <w:t>el</w:t>
        </w:r>
        <w:proofErr w:type="spellEnd"/>
        <w:r w:rsidR="005854E2">
          <w:rPr>
            <w:lang w:val="en-US"/>
          </w:rPr>
          <w:t xml:space="preserve"> </w:t>
        </w:r>
      </w:ins>
      <w:proofErr w:type="spellStart"/>
      <w:ins w:id="64" w:author="Medina-Rojas Cristian-Rene" w:date="2021-09-20T12:48:00Z">
        <w:r w:rsidR="00AD3169">
          <w:rPr>
            <w:lang w:val="en-US"/>
          </w:rPr>
          <w:t>d</w:t>
        </w:r>
      </w:ins>
      <w:ins w:id="65" w:author="Medina-Rojas Cristian-Rene" w:date="2021-09-20T12:47:00Z">
        <w:r w:rsidR="005854E2">
          <w:rPr>
            <w:lang w:val="en-US"/>
          </w:rPr>
          <w:t>esarrollo</w:t>
        </w:r>
        <w:proofErr w:type="spellEnd"/>
        <w:r w:rsidR="005854E2">
          <w:rPr>
            <w:lang w:val="en-US"/>
          </w:rPr>
          <w:t xml:space="preserve"> de una </w:t>
        </w:r>
        <w:proofErr w:type="spellStart"/>
        <w:r w:rsidR="005854E2">
          <w:rPr>
            <w:lang w:val="en-US"/>
          </w:rPr>
          <w:t>aplicaci</w:t>
        </w:r>
      </w:ins>
      <w:ins w:id="66" w:author="Medina-Rojas Cristian-Rene" w:date="2021-09-20T12:48:00Z">
        <w:r w:rsidR="00AD3169">
          <w:rPr>
            <w:lang w:val="en-US"/>
          </w:rPr>
          <w:t>ó</w:t>
        </w:r>
      </w:ins>
      <w:ins w:id="67" w:author="Medina-Rojas Cristian-Rene" w:date="2021-09-20T12:47:00Z">
        <w:r w:rsidR="005854E2">
          <w:rPr>
            <w:lang w:val="en-US"/>
          </w:rPr>
          <w:t>n</w:t>
        </w:r>
        <w:proofErr w:type="spellEnd"/>
        <w:r w:rsidR="005854E2">
          <w:rPr>
            <w:lang w:val="en-US"/>
          </w:rPr>
          <w:t xml:space="preserve"> web </w:t>
        </w:r>
        <w:proofErr w:type="spellStart"/>
        <w:r w:rsidR="005854E2">
          <w:rPr>
            <w:lang w:val="en-US"/>
          </w:rPr>
          <w:t>utilizando</w:t>
        </w:r>
        <w:proofErr w:type="spellEnd"/>
        <w:r w:rsidR="005854E2">
          <w:rPr>
            <w:lang w:val="en-US"/>
          </w:rPr>
          <w:t xml:space="preserve"> </w:t>
        </w:r>
      </w:ins>
      <w:proofErr w:type="spellStart"/>
      <w:ins w:id="68" w:author="Medina-Rojas Cristian-Rene" w:date="2021-09-20T13:36:00Z">
        <w:r w:rsidR="00F73E55">
          <w:rPr>
            <w:lang w:val="en-US"/>
          </w:rPr>
          <w:t>el</w:t>
        </w:r>
        <w:proofErr w:type="spellEnd"/>
        <w:r w:rsidR="00F73E55">
          <w:rPr>
            <w:lang w:val="en-US"/>
          </w:rPr>
          <w:t xml:space="preserve"> </w:t>
        </w:r>
        <w:proofErr w:type="spellStart"/>
        <w:r w:rsidR="00F73E55">
          <w:rPr>
            <w:lang w:val="en-US"/>
          </w:rPr>
          <w:t>sevicio</w:t>
        </w:r>
        <w:proofErr w:type="spellEnd"/>
        <w:r w:rsidR="00F73E55">
          <w:rPr>
            <w:lang w:val="en-US"/>
          </w:rPr>
          <w:t xml:space="preserve"> de </w:t>
        </w:r>
        <w:r w:rsidR="00F73E55" w:rsidRPr="00F73E55">
          <w:rPr>
            <w:lang w:val="en-US"/>
            <w:rPrChange w:id="69" w:author="Medina-Rojas Cristian-Rene" w:date="2021-09-20T13:36:00Z">
              <w:rPr>
                <w:rStyle w:val="ph"/>
                <w:rFonts w:ascii="Arial" w:hAnsi="Arial" w:cs="Arial"/>
                <w:color w:val="333333"/>
                <w:sz w:val="21"/>
                <w:szCs w:val="21"/>
              </w:rPr>
            </w:rPrChange>
          </w:rPr>
          <w:t>SAP Business Application Studio</w:t>
        </w:r>
        <w:r w:rsidR="00F73E55" w:rsidRPr="00F73E55">
          <w:rPr>
            <w:lang w:val="en-US"/>
            <w:rPrChange w:id="70" w:author="Medina-Rojas Cristian-Rene" w:date="2021-09-20T13:36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 </w:t>
        </w:r>
      </w:ins>
      <w:ins w:id="71" w:author="Medina-Rojas Cristian-Rene" w:date="2021-09-20T12:48:00Z">
        <w:r w:rsidR="005854E2">
          <w:rPr>
            <w:lang w:val="en-US"/>
          </w:rPr>
          <w:t xml:space="preserve"> </w:t>
        </w:r>
      </w:ins>
      <w:del w:id="72" w:author="Medina-Rojas Cristian-Rene" w:date="2021-09-20T12:47:00Z">
        <w:r w:rsidRPr="00F73E55" w:rsidDel="005854E2">
          <w:rPr>
            <w:lang w:val="en-US"/>
            <w:rPrChange w:id="73" w:author="Medina-Rojas Cristian-Rene" w:date="2021-09-20T13:36:00Z">
              <w:rPr>
                <w:lang w:val="es-ES"/>
              </w:rPr>
            </w:rPrChange>
          </w:rPr>
          <w:delText>Aquí va el resumen del TFG</w:delText>
        </w:r>
        <w:r w:rsidR="00F4310D" w:rsidRPr="00F73E55" w:rsidDel="005854E2">
          <w:rPr>
            <w:lang w:val="en-US"/>
            <w:rPrChange w:id="74" w:author="Medina-Rojas Cristian-Rene" w:date="2021-09-20T13:36:00Z">
              <w:rPr>
                <w:lang w:val="es-ES"/>
              </w:rPr>
            </w:rPrChange>
          </w:rPr>
          <w:delText xml:space="preserve">. </w:delText>
        </w:r>
        <w:r w:rsidR="00F4310D" w:rsidRPr="00867214" w:rsidDel="005854E2">
          <w:rPr>
            <w:lang w:val="en-US"/>
          </w:rPr>
          <w:delText>Extensión máxima 2 páginas.</w:delText>
        </w:r>
      </w:del>
      <w:ins w:id="75" w:author="Medina-Rojas Cristian-Rene" w:date="2021-09-20T12:49:00Z">
        <w:r w:rsidR="00AD3169">
          <w:rPr>
            <w:lang w:val="en-US"/>
          </w:rPr>
          <w:t>.</w:t>
        </w:r>
      </w:ins>
      <w:del w:id="76" w:author="Medina-Rojas Cristian-Rene" w:date="2021-09-20T12:48:00Z">
        <w:r w:rsidRPr="00867214" w:rsidDel="00AD3169">
          <w:rPr>
            <w:lang w:val="en-US"/>
          </w:rPr>
          <w:delText>&gt;&gt;</w:delText>
        </w:r>
      </w:del>
    </w:p>
    <w:p w14:paraId="2A9B1728" w14:textId="1AD430FA" w:rsidR="00AD3169" w:rsidRDefault="00AD3169" w:rsidP="00CD250F">
      <w:pPr>
        <w:rPr>
          <w:ins w:id="77" w:author="Medina-Rojas Cristian-Rene" w:date="2021-09-20T12:49:00Z"/>
          <w:lang w:val="en-US"/>
        </w:rPr>
      </w:pPr>
    </w:p>
    <w:p w14:paraId="6DF9B911" w14:textId="4C6101C9" w:rsidR="0091494C" w:rsidRDefault="00AD3169" w:rsidP="00CD250F">
      <w:pPr>
        <w:rPr>
          <w:ins w:id="78" w:author="Medina-Rojas Cristian-Rene" w:date="2021-09-20T13:05:00Z"/>
          <w:lang w:val="en-US"/>
        </w:rPr>
      </w:pPr>
      <w:ins w:id="79" w:author="Medina-Rojas Cristian-Rene" w:date="2021-09-20T12:49:00Z">
        <w:r>
          <w:rPr>
            <w:lang w:val="en-US"/>
          </w:rPr>
          <w:t xml:space="preserve">El </w:t>
        </w:r>
        <w:proofErr w:type="spellStart"/>
        <w:r>
          <w:rPr>
            <w:lang w:val="en-US"/>
          </w:rPr>
          <w:t>objetivo</w:t>
        </w:r>
        <w:proofErr w:type="spellEnd"/>
        <w:r>
          <w:rPr>
            <w:lang w:val="en-US"/>
          </w:rPr>
          <w:t xml:space="preserve"> de </w:t>
        </w:r>
        <w:proofErr w:type="spellStart"/>
        <w:r>
          <w:rPr>
            <w:lang w:val="en-US"/>
          </w:rPr>
          <w:t>crear</w:t>
        </w:r>
        <w:proofErr w:type="spellEnd"/>
        <w:r>
          <w:rPr>
            <w:lang w:val="en-US"/>
          </w:rPr>
          <w:t xml:space="preserve"> la </w:t>
        </w:r>
        <w:proofErr w:type="spellStart"/>
        <w:r>
          <w:rPr>
            <w:lang w:val="en-US"/>
          </w:rPr>
          <w:t>aplicaci</w:t>
        </w:r>
      </w:ins>
      <w:ins w:id="80" w:author="Medina-Rojas Cristian-Rene" w:date="2021-09-20T17:25:00Z">
        <w:r w:rsidR="00EC0960">
          <w:rPr>
            <w:lang w:val="en-US"/>
          </w:rPr>
          <w:t>ó</w:t>
        </w:r>
      </w:ins>
      <w:ins w:id="81" w:author="Medina-Rojas Cristian-Rene" w:date="2021-09-20T12:49:00Z">
        <w:r>
          <w:rPr>
            <w:lang w:val="en-US"/>
          </w:rPr>
          <w:t>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tiene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como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finalidad</w:t>
        </w:r>
      </w:ins>
      <w:proofErr w:type="spellEnd"/>
      <w:ins w:id="82" w:author="Medina-Rojas Cristian-Rene" w:date="2021-09-20T13:45:00Z">
        <w:r w:rsidR="00D148B9">
          <w:rPr>
            <w:lang w:val="en-US"/>
          </w:rPr>
          <w:t xml:space="preserve"> </w:t>
        </w:r>
      </w:ins>
      <w:proofErr w:type="spellStart"/>
      <w:ins w:id="83" w:author="Medina-Rojas Cristian-Rene" w:date="2021-09-20T17:28:00Z">
        <w:r w:rsidR="00EC0960">
          <w:rPr>
            <w:lang w:val="en-US"/>
          </w:rPr>
          <w:t>poner</w:t>
        </w:r>
      </w:ins>
      <w:proofErr w:type="spellEnd"/>
      <w:ins w:id="84" w:author="Medina-Rojas Cristian-Rene" w:date="2021-09-20T17:29:00Z">
        <w:r w:rsidR="00EC0960">
          <w:rPr>
            <w:lang w:val="en-US"/>
          </w:rPr>
          <w:t xml:space="preserve"> </w:t>
        </w:r>
      </w:ins>
      <w:proofErr w:type="spellStart"/>
      <w:ins w:id="85" w:author="Medina-Rojas Cristian-Rene" w:date="2021-09-20T17:28:00Z">
        <w:r w:rsidR="00EC0960">
          <w:rPr>
            <w:lang w:val="en-US"/>
          </w:rPr>
          <w:t>en</w:t>
        </w:r>
        <w:proofErr w:type="spellEnd"/>
        <w:r w:rsidR="00EC0960">
          <w:rPr>
            <w:lang w:val="en-US"/>
          </w:rPr>
          <w:t xml:space="preserve"> </w:t>
        </w:r>
        <w:proofErr w:type="spellStart"/>
        <w:r w:rsidR="00EC0960">
          <w:rPr>
            <w:lang w:val="en-US"/>
          </w:rPr>
          <w:t>practica</w:t>
        </w:r>
        <w:proofErr w:type="spellEnd"/>
        <w:r w:rsidR="00EC0960">
          <w:rPr>
            <w:lang w:val="en-US"/>
          </w:rPr>
          <w:t xml:space="preserve"> los </w:t>
        </w:r>
        <w:proofErr w:type="spellStart"/>
        <w:r w:rsidR="00EC0960">
          <w:rPr>
            <w:lang w:val="en-US"/>
          </w:rPr>
          <w:t>conocimientos</w:t>
        </w:r>
        <w:proofErr w:type="spellEnd"/>
        <w:r w:rsidR="00EC0960">
          <w:rPr>
            <w:lang w:val="en-US"/>
          </w:rPr>
          <w:t xml:space="preserve"> </w:t>
        </w:r>
        <w:proofErr w:type="spellStart"/>
        <w:r w:rsidR="00EC0960">
          <w:rPr>
            <w:lang w:val="en-US"/>
          </w:rPr>
          <w:t>adquiridos</w:t>
        </w:r>
        <w:proofErr w:type="spellEnd"/>
        <w:r w:rsidR="00EC0960">
          <w:rPr>
            <w:lang w:val="en-US"/>
          </w:rPr>
          <w:t xml:space="preserve"> a lo largo de </w:t>
        </w:r>
        <w:proofErr w:type="spellStart"/>
        <w:r w:rsidR="00EC0960">
          <w:rPr>
            <w:lang w:val="en-US"/>
          </w:rPr>
          <w:t>nuestra</w:t>
        </w:r>
        <w:proofErr w:type="spellEnd"/>
        <w:r w:rsidR="00EC0960">
          <w:rPr>
            <w:lang w:val="en-US"/>
          </w:rPr>
          <w:t xml:space="preserve"> </w:t>
        </w:r>
      </w:ins>
      <w:proofErr w:type="spellStart"/>
      <w:ins w:id="86" w:author="Medina-Rojas Cristian-Rene" w:date="2021-09-20T17:29:00Z">
        <w:r w:rsidR="00EC0960">
          <w:rPr>
            <w:lang w:val="en-US"/>
          </w:rPr>
          <w:t>c</w:t>
        </w:r>
      </w:ins>
      <w:ins w:id="87" w:author="Medina-Rojas Cristian-Rene" w:date="2021-09-20T17:28:00Z">
        <w:r w:rsidR="00EC0960">
          <w:rPr>
            <w:lang w:val="en-US"/>
          </w:rPr>
          <w:t>arrera</w:t>
        </w:r>
        <w:proofErr w:type="spellEnd"/>
        <w:r w:rsidR="00EC0960">
          <w:rPr>
            <w:lang w:val="en-US"/>
          </w:rPr>
          <w:t xml:space="preserve"> y </w:t>
        </w:r>
        <w:proofErr w:type="spellStart"/>
        <w:r w:rsidR="00EC0960">
          <w:rPr>
            <w:lang w:val="en-US"/>
          </w:rPr>
          <w:t>aprender</w:t>
        </w:r>
        <w:proofErr w:type="spellEnd"/>
        <w:r w:rsidR="00EC0960">
          <w:rPr>
            <w:lang w:val="en-US"/>
          </w:rPr>
          <w:t xml:space="preserve"> </w:t>
        </w:r>
        <w:proofErr w:type="spellStart"/>
        <w:r w:rsidR="00EC0960">
          <w:rPr>
            <w:lang w:val="en-US"/>
          </w:rPr>
          <w:t>nuevas</w:t>
        </w:r>
        <w:proofErr w:type="spellEnd"/>
        <w:r w:rsidR="00EC0960">
          <w:rPr>
            <w:lang w:val="en-US"/>
          </w:rPr>
          <w:t xml:space="preserve"> </w:t>
        </w:r>
        <w:proofErr w:type="spellStart"/>
        <w:r w:rsidR="00EC0960">
          <w:rPr>
            <w:lang w:val="en-US"/>
          </w:rPr>
          <w:t>tecnologias</w:t>
        </w:r>
        <w:proofErr w:type="spellEnd"/>
        <w:r w:rsidR="00EC0960">
          <w:rPr>
            <w:lang w:val="en-US"/>
          </w:rPr>
          <w:t xml:space="preserve"> </w:t>
        </w:r>
      </w:ins>
      <w:proofErr w:type="spellStart"/>
      <w:ins w:id="88" w:author="Medina-Rojas Cristian-Rene" w:date="2021-09-20T17:29:00Z">
        <w:r w:rsidR="00EC0960">
          <w:rPr>
            <w:lang w:val="en-US"/>
          </w:rPr>
          <w:t>pertecientes</w:t>
        </w:r>
        <w:proofErr w:type="spellEnd"/>
        <w:r w:rsidR="00EC0960">
          <w:rPr>
            <w:lang w:val="en-US"/>
          </w:rPr>
          <w:t xml:space="preserve"> al </w:t>
        </w:r>
        <w:proofErr w:type="spellStart"/>
        <w:proofErr w:type="gramStart"/>
        <w:r w:rsidR="00EC0960">
          <w:rPr>
            <w:lang w:val="en-US"/>
          </w:rPr>
          <w:t>sistema</w:t>
        </w:r>
        <w:proofErr w:type="spellEnd"/>
        <w:r w:rsidR="00EC0960">
          <w:rPr>
            <w:lang w:val="en-US"/>
          </w:rPr>
          <w:t xml:space="preserve">  de</w:t>
        </w:r>
        <w:proofErr w:type="gramEnd"/>
        <w:r w:rsidR="00EC0960">
          <w:rPr>
            <w:lang w:val="en-US"/>
          </w:rPr>
          <w:t xml:space="preserve"> SAP.</w:t>
        </w:r>
      </w:ins>
      <w:ins w:id="89" w:author="Medina-Rojas Cristian-Rene" w:date="2021-09-20T13:04:00Z">
        <w:r w:rsidR="0091494C">
          <w:rPr>
            <w:lang w:val="en-US"/>
          </w:rPr>
          <w:t xml:space="preserve"> </w:t>
        </w:r>
      </w:ins>
    </w:p>
    <w:p w14:paraId="2AAD2DEF" w14:textId="50C7E252" w:rsidR="0091494C" w:rsidRDefault="0091494C" w:rsidP="00CD250F">
      <w:pPr>
        <w:rPr>
          <w:ins w:id="90" w:author="Medina-Rojas Cristian-Rene" w:date="2021-09-20T13:05:00Z"/>
          <w:lang w:val="en-US"/>
        </w:rPr>
      </w:pPr>
    </w:p>
    <w:p w14:paraId="6F877CC5" w14:textId="18012569" w:rsidR="00537970" w:rsidRPr="0057767E" w:rsidRDefault="00BD4840" w:rsidP="00CD250F">
      <w:pPr>
        <w:rPr>
          <w:ins w:id="91" w:author="Medina-Rojas Cristian-Rene" w:date="2021-09-20T13:19:00Z"/>
          <w:b/>
          <w:bCs/>
          <w:lang w:val="en-US"/>
          <w:rPrChange w:id="92" w:author="Medina-Rojas Cristian-Rene" w:date="2021-09-20T16:12:00Z">
            <w:rPr>
              <w:ins w:id="93" w:author="Medina-Rojas Cristian-Rene" w:date="2021-09-20T13:19:00Z"/>
              <w:lang w:val="en-US"/>
            </w:rPr>
          </w:rPrChange>
        </w:rPr>
      </w:pPr>
      <w:ins w:id="94" w:author="Medina-Rojas Cristian-Rene" w:date="2021-09-20T13:09:00Z">
        <w:r w:rsidRPr="0057767E">
          <w:rPr>
            <w:b/>
            <w:bCs/>
            <w:lang w:val="en-US"/>
            <w:rPrChange w:id="95" w:author="Medina-Rojas Cristian-Rene" w:date="2021-09-20T16:12:00Z">
              <w:rPr>
                <w:lang w:val="en-US"/>
              </w:rPr>
            </w:rPrChange>
          </w:rPr>
          <w:t xml:space="preserve">Nuestra </w:t>
        </w:r>
        <w:proofErr w:type="spellStart"/>
        <w:r w:rsidRPr="0057767E">
          <w:rPr>
            <w:b/>
            <w:bCs/>
            <w:lang w:val="en-US"/>
            <w:rPrChange w:id="96" w:author="Medina-Rojas Cristian-Rene" w:date="2021-09-20T16:12:00Z">
              <w:rPr>
                <w:lang w:val="en-US"/>
              </w:rPr>
            </w:rPrChange>
          </w:rPr>
          <w:t>aplicaci</w:t>
        </w:r>
      </w:ins>
      <w:ins w:id="97" w:author="Medina-Rojas Cristian-Rene" w:date="2021-09-20T13:38:00Z">
        <w:r w:rsidR="00F73E55" w:rsidRPr="0057767E">
          <w:rPr>
            <w:b/>
            <w:bCs/>
            <w:lang w:val="en-US"/>
            <w:rPrChange w:id="98" w:author="Medina-Rojas Cristian-Rene" w:date="2021-09-20T16:12:00Z">
              <w:rPr>
                <w:lang w:val="en-US"/>
              </w:rPr>
            </w:rPrChange>
          </w:rPr>
          <w:t>ó</w:t>
        </w:r>
      </w:ins>
      <w:ins w:id="99" w:author="Medina-Rojas Cristian-Rene" w:date="2021-09-20T13:09:00Z">
        <w:r w:rsidRPr="0057767E">
          <w:rPr>
            <w:b/>
            <w:bCs/>
            <w:lang w:val="en-US"/>
            <w:rPrChange w:id="100" w:author="Medina-Rojas Cristian-Rene" w:date="2021-09-20T16:12:00Z">
              <w:rPr>
                <w:lang w:val="en-US"/>
              </w:rPr>
            </w:rPrChange>
          </w:rPr>
          <w:t>n</w:t>
        </w:r>
        <w:proofErr w:type="spellEnd"/>
        <w:r w:rsidRPr="0057767E">
          <w:rPr>
            <w:b/>
            <w:bCs/>
            <w:lang w:val="en-US"/>
            <w:rPrChange w:id="101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Pr="0057767E">
          <w:rPr>
            <w:b/>
            <w:bCs/>
            <w:lang w:val="en-US"/>
            <w:rPrChange w:id="102" w:author="Medina-Rojas Cristian-Rene" w:date="2021-09-20T16:12:00Z">
              <w:rPr>
                <w:lang w:val="en-US"/>
              </w:rPr>
            </w:rPrChange>
          </w:rPr>
          <w:t>llevará</w:t>
        </w:r>
        <w:proofErr w:type="spellEnd"/>
        <w:r w:rsidRPr="0057767E">
          <w:rPr>
            <w:b/>
            <w:bCs/>
            <w:lang w:val="en-US"/>
            <w:rPrChange w:id="103" w:author="Medina-Rojas Cristian-Rene" w:date="2021-09-20T16:12:00Z">
              <w:rPr>
                <w:lang w:val="en-US"/>
              </w:rPr>
            </w:rPrChange>
          </w:rPr>
          <w:t xml:space="preserve"> de </w:t>
        </w:r>
        <w:proofErr w:type="spellStart"/>
        <w:r w:rsidRPr="0057767E">
          <w:rPr>
            <w:b/>
            <w:bCs/>
            <w:lang w:val="en-US"/>
            <w:rPrChange w:id="104" w:author="Medina-Rojas Cristian-Rene" w:date="2021-09-20T16:12:00Z">
              <w:rPr>
                <w:lang w:val="en-US"/>
              </w:rPr>
            </w:rPrChange>
          </w:rPr>
          <w:t>nombre</w:t>
        </w:r>
        <w:proofErr w:type="spellEnd"/>
        <w:r w:rsidRPr="0057767E">
          <w:rPr>
            <w:b/>
            <w:bCs/>
            <w:lang w:val="en-US"/>
            <w:rPrChange w:id="105" w:author="Medina-Rojas Cristian-Rene" w:date="2021-09-20T16:12:00Z">
              <w:rPr>
                <w:lang w:val="en-US"/>
              </w:rPr>
            </w:rPrChange>
          </w:rPr>
          <w:t xml:space="preserve"> </w:t>
        </w:r>
        <w:r w:rsidRPr="0057767E">
          <w:rPr>
            <w:b/>
            <w:bCs/>
            <w:rPrChange w:id="106" w:author="Medina-Rojas Cristian-Rene" w:date="2021-09-20T16:12:00Z">
              <w:rPr/>
            </w:rPrChange>
          </w:rPr>
          <w:t>Delivery1.0. Es una Aplicación</w:t>
        </w:r>
      </w:ins>
      <w:ins w:id="107" w:author="Medina-Rojas Cristian-Rene" w:date="2021-09-20T13:52:00Z">
        <w:r w:rsidR="00272538" w:rsidRPr="0057767E">
          <w:rPr>
            <w:b/>
            <w:bCs/>
            <w:rPrChange w:id="108" w:author="Medina-Rojas Cristian-Rene" w:date="2021-09-20T16:12:00Z">
              <w:rPr/>
            </w:rPrChange>
          </w:rPr>
          <w:t xml:space="preserve"> web</w:t>
        </w:r>
      </w:ins>
      <w:ins w:id="109" w:author="Medina-Rojas Cristian-Rene" w:date="2021-09-20T13:09:00Z">
        <w:r w:rsidRPr="0057767E">
          <w:rPr>
            <w:b/>
            <w:bCs/>
            <w:rPrChange w:id="110" w:author="Medina-Rojas Cristian-Rene" w:date="2021-09-20T16:12:00Z">
              <w:rPr/>
            </w:rPrChange>
          </w:rPr>
          <w:t xml:space="preserve"> cuyo objetivo es la venta de productos por catálogo por internet. </w:t>
        </w:r>
      </w:ins>
      <w:proofErr w:type="spellStart"/>
      <w:ins w:id="111" w:author="Medina-Rojas Cristian-Rene" w:date="2021-09-20T13:11:00Z">
        <w:r w:rsidR="00537970" w:rsidRPr="0057767E">
          <w:rPr>
            <w:b/>
            <w:bCs/>
            <w:lang w:val="en-US"/>
            <w:rPrChange w:id="112" w:author="Medina-Rojas Cristian-Rene" w:date="2021-09-20T16:12:00Z">
              <w:rPr>
                <w:lang w:val="en-US"/>
              </w:rPr>
            </w:rPrChange>
          </w:rPr>
          <w:t>Su</w:t>
        </w:r>
        <w:proofErr w:type="spellEnd"/>
        <w:r w:rsidR="00537970" w:rsidRPr="0057767E">
          <w:rPr>
            <w:b/>
            <w:bCs/>
            <w:lang w:val="en-US"/>
            <w:rPrChange w:id="113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14" w:author="Medina-Rojas Cristian-Rene" w:date="2021-09-20T16:12:00Z">
              <w:rPr>
                <w:lang w:val="en-US"/>
              </w:rPr>
            </w:rPrChange>
          </w:rPr>
          <w:t>ciclo</w:t>
        </w:r>
        <w:proofErr w:type="spellEnd"/>
        <w:r w:rsidR="00537970" w:rsidRPr="0057767E">
          <w:rPr>
            <w:b/>
            <w:bCs/>
            <w:lang w:val="en-US"/>
            <w:rPrChange w:id="115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16" w:author="Medina-Rojas Cristian-Rene" w:date="2021-09-20T16:12:00Z">
              <w:rPr>
                <w:lang w:val="en-US"/>
              </w:rPr>
            </w:rPrChange>
          </w:rPr>
          <w:t>empieza</w:t>
        </w:r>
        <w:proofErr w:type="spellEnd"/>
        <w:r w:rsidR="00537970" w:rsidRPr="0057767E">
          <w:rPr>
            <w:b/>
            <w:bCs/>
            <w:lang w:val="en-US"/>
            <w:rPrChange w:id="117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18" w:author="Medina-Rojas Cristian-Rene" w:date="2021-09-20T16:12:00Z">
              <w:rPr>
                <w:lang w:val="en-US"/>
              </w:rPr>
            </w:rPrChange>
          </w:rPr>
          <w:t>desde</w:t>
        </w:r>
        <w:proofErr w:type="spellEnd"/>
        <w:r w:rsidR="00537970" w:rsidRPr="0057767E">
          <w:rPr>
            <w:b/>
            <w:bCs/>
            <w:lang w:val="en-US"/>
            <w:rPrChange w:id="119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20" w:author="Medina-Rojas Cristian-Rene" w:date="2021-09-20T16:12:00Z">
              <w:rPr>
                <w:lang w:val="en-US"/>
              </w:rPr>
            </w:rPrChange>
          </w:rPr>
          <w:t>elegir</w:t>
        </w:r>
        <w:proofErr w:type="spellEnd"/>
        <w:r w:rsidR="00537970" w:rsidRPr="0057767E">
          <w:rPr>
            <w:b/>
            <w:bCs/>
            <w:lang w:val="en-US"/>
            <w:rPrChange w:id="121" w:author="Medina-Rojas Cristian-Rene" w:date="2021-09-20T16:12:00Z">
              <w:rPr>
                <w:lang w:val="en-US"/>
              </w:rPr>
            </w:rPrChange>
          </w:rPr>
          <w:t xml:space="preserve"> un </w:t>
        </w:r>
      </w:ins>
      <w:ins w:id="122" w:author="Medina-Rojas Cristian-Rene" w:date="2021-09-20T16:12:00Z">
        <w:r w:rsidR="0057767E">
          <w:rPr>
            <w:b/>
            <w:bCs/>
            <w:lang w:val="en-US"/>
          </w:rPr>
          <w:t>product,</w:t>
        </w:r>
      </w:ins>
      <w:ins w:id="123" w:author="Medina-Rojas Cristian-Rene" w:date="2021-09-20T13:11:00Z">
        <w:r w:rsidR="00537970" w:rsidRPr="0057767E">
          <w:rPr>
            <w:b/>
            <w:bCs/>
            <w:lang w:val="en-US"/>
            <w:rPrChange w:id="124" w:author="Medina-Rojas Cristian-Rene" w:date="2021-09-20T16:12:00Z">
              <w:rPr>
                <w:lang w:val="en-US"/>
              </w:rPr>
            </w:rPrChange>
          </w:rPr>
          <w:t xml:space="preserve"> </w:t>
        </w:r>
      </w:ins>
      <w:proofErr w:type="spellStart"/>
      <w:ins w:id="125" w:author="Medina-Rojas Cristian-Rene" w:date="2021-09-20T13:12:00Z">
        <w:r w:rsidR="00537970" w:rsidRPr="0057767E">
          <w:rPr>
            <w:b/>
            <w:bCs/>
            <w:lang w:val="en-US"/>
            <w:rPrChange w:id="126" w:author="Medina-Rojas Cristian-Rene" w:date="2021-09-20T16:12:00Z">
              <w:rPr>
                <w:lang w:val="en-US"/>
              </w:rPr>
            </w:rPrChange>
          </w:rPr>
          <w:t>lanzar</w:t>
        </w:r>
        <w:proofErr w:type="spellEnd"/>
        <w:r w:rsidR="00537970" w:rsidRPr="0057767E">
          <w:rPr>
            <w:b/>
            <w:bCs/>
            <w:lang w:val="en-US"/>
            <w:rPrChange w:id="127" w:author="Medina-Rojas Cristian-Rene" w:date="2021-09-20T16:12:00Z">
              <w:rPr>
                <w:lang w:val="en-US"/>
              </w:rPr>
            </w:rPrChange>
          </w:rPr>
          <w:t xml:space="preserve"> una </w:t>
        </w:r>
        <w:proofErr w:type="spellStart"/>
        <w:r w:rsidR="00537970" w:rsidRPr="0057767E">
          <w:rPr>
            <w:b/>
            <w:bCs/>
            <w:lang w:val="en-US"/>
            <w:rPrChange w:id="128" w:author="Medina-Rojas Cristian-Rene" w:date="2021-09-20T16:12:00Z">
              <w:rPr>
                <w:lang w:val="en-US"/>
              </w:rPr>
            </w:rPrChange>
          </w:rPr>
          <w:t>compra</w:t>
        </w:r>
        <w:proofErr w:type="spellEnd"/>
        <w:r w:rsidR="00537970" w:rsidRPr="0057767E">
          <w:rPr>
            <w:b/>
            <w:bCs/>
            <w:lang w:val="en-US"/>
            <w:rPrChange w:id="129" w:author="Medina-Rojas Cristian-Rene" w:date="2021-09-20T16:12:00Z">
              <w:rPr>
                <w:lang w:val="en-US"/>
              </w:rPr>
            </w:rPrChange>
          </w:rPr>
          <w:t xml:space="preserve"> y a la </w:t>
        </w:r>
        <w:proofErr w:type="spellStart"/>
        <w:r w:rsidR="00537970" w:rsidRPr="0057767E">
          <w:rPr>
            <w:b/>
            <w:bCs/>
            <w:lang w:val="en-US"/>
            <w:rPrChange w:id="130" w:author="Medina-Rojas Cristian-Rene" w:date="2021-09-20T16:12:00Z">
              <w:rPr>
                <w:lang w:val="en-US"/>
              </w:rPr>
            </w:rPrChange>
          </w:rPr>
          <w:t>vez</w:t>
        </w:r>
        <w:proofErr w:type="spellEnd"/>
        <w:r w:rsidR="00537970" w:rsidRPr="0057767E">
          <w:rPr>
            <w:b/>
            <w:bCs/>
            <w:lang w:val="en-US"/>
            <w:rPrChange w:id="131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32" w:author="Medina-Rojas Cristian-Rene" w:date="2021-09-20T16:12:00Z">
              <w:rPr>
                <w:lang w:val="en-US"/>
              </w:rPr>
            </w:rPrChange>
          </w:rPr>
          <w:t>esta</w:t>
        </w:r>
        <w:proofErr w:type="spellEnd"/>
        <w:r w:rsidR="00537970" w:rsidRPr="0057767E">
          <w:rPr>
            <w:b/>
            <w:bCs/>
            <w:lang w:val="en-US"/>
            <w:rPrChange w:id="133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34" w:author="Medina-Rojas Cristian-Rene" w:date="2021-09-20T16:12:00Z">
              <w:rPr>
                <w:lang w:val="en-US"/>
              </w:rPr>
            </w:rPrChange>
          </w:rPr>
          <w:t>compra</w:t>
        </w:r>
        <w:proofErr w:type="spellEnd"/>
        <w:r w:rsidR="00537970" w:rsidRPr="0057767E">
          <w:rPr>
            <w:b/>
            <w:bCs/>
            <w:lang w:val="en-US"/>
            <w:rPrChange w:id="135" w:author="Medina-Rojas Cristian-Rene" w:date="2021-09-20T16:12:00Z">
              <w:rPr>
                <w:lang w:val="en-US"/>
              </w:rPr>
            </w:rPrChange>
          </w:rPr>
          <w:t xml:space="preserve"> sea </w:t>
        </w:r>
        <w:proofErr w:type="spellStart"/>
        <w:r w:rsidR="00537970" w:rsidRPr="0057767E">
          <w:rPr>
            <w:b/>
            <w:bCs/>
            <w:lang w:val="en-US"/>
            <w:rPrChange w:id="136" w:author="Medina-Rojas Cristian-Rene" w:date="2021-09-20T16:12:00Z">
              <w:rPr>
                <w:lang w:val="en-US"/>
              </w:rPr>
            </w:rPrChange>
          </w:rPr>
          <w:t>supervisada</w:t>
        </w:r>
        <w:proofErr w:type="spellEnd"/>
        <w:r w:rsidR="00537970" w:rsidRPr="0057767E">
          <w:rPr>
            <w:b/>
            <w:bCs/>
            <w:lang w:val="en-US"/>
            <w:rPrChange w:id="137" w:author="Medina-Rojas Cristian-Rene" w:date="2021-09-20T16:12:00Z">
              <w:rPr>
                <w:lang w:val="en-US"/>
              </w:rPr>
            </w:rPrChange>
          </w:rPr>
          <w:t xml:space="preserve"> por un </w:t>
        </w:r>
        <w:proofErr w:type="spellStart"/>
        <w:r w:rsidR="00537970" w:rsidRPr="0057767E">
          <w:rPr>
            <w:b/>
            <w:bCs/>
            <w:lang w:val="en-US"/>
            <w:rPrChange w:id="138" w:author="Medina-Rojas Cristian-Rene" w:date="2021-09-20T16:12:00Z">
              <w:rPr>
                <w:lang w:val="en-US"/>
              </w:rPr>
            </w:rPrChange>
          </w:rPr>
          <w:t>sevicio</w:t>
        </w:r>
        <w:proofErr w:type="spellEnd"/>
        <w:r w:rsidR="00537970" w:rsidRPr="0057767E">
          <w:rPr>
            <w:b/>
            <w:bCs/>
            <w:lang w:val="en-US"/>
            <w:rPrChange w:id="139" w:author="Medina-Rojas Cristian-Rene" w:date="2021-09-20T16:12:00Z">
              <w:rPr>
                <w:lang w:val="en-US"/>
              </w:rPr>
            </w:rPrChange>
          </w:rPr>
          <w:t xml:space="preserve"> de </w:t>
        </w:r>
        <w:proofErr w:type="gramStart"/>
        <w:r w:rsidR="00537970" w:rsidRPr="0057767E">
          <w:rPr>
            <w:b/>
            <w:bCs/>
            <w:lang w:val="en-US"/>
            <w:rPrChange w:id="140" w:author="Medina-Rojas Cristian-Rene" w:date="2021-09-20T16:12:00Z">
              <w:rPr>
                <w:lang w:val="en-US"/>
              </w:rPr>
            </w:rPrChange>
          </w:rPr>
          <w:t xml:space="preserve">workflow </w:t>
        </w:r>
      </w:ins>
      <w:ins w:id="141" w:author="Medina-Rojas Cristian-Rene" w:date="2021-09-20T13:19:00Z">
        <w:r w:rsidR="006E25BE" w:rsidRPr="0057767E">
          <w:rPr>
            <w:b/>
            <w:bCs/>
            <w:lang w:val="en-US"/>
            <w:rPrChange w:id="142" w:author="Medina-Rojas Cristian-Rene" w:date="2021-09-20T16:12:00Z">
              <w:rPr>
                <w:lang w:val="en-US"/>
              </w:rPr>
            </w:rPrChange>
          </w:rPr>
          <w:t>.</w:t>
        </w:r>
        <w:proofErr w:type="gramEnd"/>
        <w:r w:rsidR="006E25BE" w:rsidRPr="0057767E">
          <w:rPr>
            <w:b/>
            <w:bCs/>
            <w:lang w:val="en-US"/>
            <w:rPrChange w:id="143" w:author="Medina-Rojas Cristian-Rene" w:date="2021-09-20T16:12:00Z">
              <w:rPr>
                <w:lang w:val="en-US"/>
              </w:rPr>
            </w:rPrChange>
          </w:rPr>
          <w:t xml:space="preserve"> Este </w:t>
        </w:r>
        <w:proofErr w:type="spellStart"/>
        <w:r w:rsidR="006E25BE" w:rsidRPr="0057767E">
          <w:rPr>
            <w:b/>
            <w:bCs/>
            <w:lang w:val="en-US"/>
            <w:rPrChange w:id="144" w:author="Medina-Rojas Cristian-Rene" w:date="2021-09-20T16:12:00Z">
              <w:rPr>
                <w:lang w:val="en-US"/>
              </w:rPr>
            </w:rPrChange>
          </w:rPr>
          <w:t>servicio</w:t>
        </w:r>
      </w:ins>
      <w:proofErr w:type="spellEnd"/>
      <w:ins w:id="145" w:author="Medina-Rojas Cristian-Rene" w:date="2021-09-20T13:37:00Z">
        <w:r w:rsidR="00F73E55" w:rsidRPr="0057767E">
          <w:rPr>
            <w:b/>
            <w:bCs/>
            <w:lang w:val="en-US"/>
            <w:rPrChange w:id="146" w:author="Medina-Rojas Cristian-Rene" w:date="2021-09-20T16:12:00Z">
              <w:rPr>
                <w:lang w:val="en-US"/>
              </w:rPr>
            </w:rPrChange>
          </w:rPr>
          <w:t xml:space="preserve"> de workflow</w:t>
        </w:r>
      </w:ins>
      <w:ins w:id="147" w:author="Medina-Rojas Cristian-Rene" w:date="2021-09-20T13:19:00Z">
        <w:r w:rsidR="006E25BE" w:rsidRPr="0057767E">
          <w:rPr>
            <w:b/>
            <w:bCs/>
            <w:lang w:val="en-US"/>
            <w:rPrChange w:id="148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6E25BE" w:rsidRPr="0057767E">
          <w:rPr>
            <w:b/>
            <w:bCs/>
            <w:lang w:val="en-US"/>
            <w:rPrChange w:id="149" w:author="Medina-Rojas Cristian-Rene" w:date="2021-09-20T16:12:00Z">
              <w:rPr>
                <w:lang w:val="en-US"/>
              </w:rPr>
            </w:rPrChange>
          </w:rPr>
          <w:t>tendra</w:t>
        </w:r>
        <w:proofErr w:type="spellEnd"/>
        <w:r w:rsidR="006E25BE" w:rsidRPr="0057767E">
          <w:rPr>
            <w:b/>
            <w:bCs/>
            <w:lang w:val="en-US"/>
            <w:rPrChange w:id="150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6E25BE" w:rsidRPr="0057767E">
          <w:rPr>
            <w:b/>
            <w:bCs/>
            <w:lang w:val="en-US"/>
            <w:rPrChange w:id="151" w:author="Medina-Rojas Cristian-Rene" w:date="2021-09-20T16:12:00Z">
              <w:rPr>
                <w:lang w:val="en-US"/>
              </w:rPr>
            </w:rPrChange>
          </w:rPr>
          <w:t>como</w:t>
        </w:r>
        <w:proofErr w:type="spellEnd"/>
        <w:r w:rsidR="006E25BE" w:rsidRPr="0057767E">
          <w:rPr>
            <w:b/>
            <w:bCs/>
            <w:lang w:val="en-US"/>
            <w:rPrChange w:id="152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6E25BE" w:rsidRPr="0057767E">
          <w:rPr>
            <w:b/>
            <w:bCs/>
            <w:lang w:val="en-US"/>
            <w:rPrChange w:id="153" w:author="Medina-Rojas Cristian-Rene" w:date="2021-09-20T16:12:00Z">
              <w:rPr>
                <w:lang w:val="en-US"/>
              </w:rPr>
            </w:rPrChange>
          </w:rPr>
          <w:t>objetivo</w:t>
        </w:r>
        <w:proofErr w:type="spellEnd"/>
        <w:r w:rsidR="006E25BE" w:rsidRPr="0057767E">
          <w:rPr>
            <w:b/>
            <w:bCs/>
            <w:lang w:val="en-US"/>
            <w:rPrChange w:id="154" w:author="Medina-Rojas Cristian-Rene" w:date="2021-09-20T16:12:00Z">
              <w:rPr>
                <w:lang w:val="en-US"/>
              </w:rPr>
            </w:rPrChange>
          </w:rPr>
          <w:t xml:space="preserve"> </w:t>
        </w:r>
      </w:ins>
      <w:proofErr w:type="spellStart"/>
      <w:ins w:id="155" w:author="Medina-Rojas Cristian-Rene" w:date="2021-09-20T13:12:00Z">
        <w:r w:rsidR="00537970" w:rsidRPr="0057767E">
          <w:rPr>
            <w:b/>
            <w:bCs/>
            <w:lang w:val="en-US"/>
            <w:rPrChange w:id="156" w:author="Medina-Rojas Cristian-Rene" w:date="2021-09-20T16:12:00Z">
              <w:rPr>
                <w:lang w:val="en-US"/>
              </w:rPr>
            </w:rPrChange>
          </w:rPr>
          <w:t>aceptar</w:t>
        </w:r>
        <w:proofErr w:type="spellEnd"/>
        <w:r w:rsidR="00537970" w:rsidRPr="0057767E">
          <w:rPr>
            <w:b/>
            <w:bCs/>
            <w:lang w:val="en-US"/>
            <w:rPrChange w:id="157" w:author="Medina-Rojas Cristian-Rene" w:date="2021-09-20T16:12:00Z">
              <w:rPr>
                <w:lang w:val="en-US"/>
              </w:rPr>
            </w:rPrChange>
          </w:rPr>
          <w:t xml:space="preserve"> o </w:t>
        </w:r>
        <w:proofErr w:type="spellStart"/>
        <w:r w:rsidR="00537970" w:rsidRPr="0057767E">
          <w:rPr>
            <w:b/>
            <w:bCs/>
            <w:lang w:val="en-US"/>
            <w:rPrChange w:id="158" w:author="Medina-Rojas Cristian-Rene" w:date="2021-09-20T16:12:00Z">
              <w:rPr>
                <w:lang w:val="en-US"/>
              </w:rPr>
            </w:rPrChange>
          </w:rPr>
          <w:t>recha</w:t>
        </w:r>
      </w:ins>
      <w:ins w:id="159" w:author="Medina-Rojas Cristian-Rene" w:date="2021-09-20T13:46:00Z">
        <w:r w:rsidR="00D148B9" w:rsidRPr="0057767E">
          <w:rPr>
            <w:b/>
            <w:bCs/>
            <w:lang w:val="en-US"/>
            <w:rPrChange w:id="160" w:author="Medina-Rojas Cristian-Rene" w:date="2021-09-20T16:12:00Z">
              <w:rPr>
                <w:lang w:val="en-US"/>
              </w:rPr>
            </w:rPrChange>
          </w:rPr>
          <w:t>za</w:t>
        </w:r>
      </w:ins>
      <w:ins w:id="161" w:author="Medina-Rojas Cristian-Rene" w:date="2021-09-20T13:12:00Z">
        <w:r w:rsidR="00537970" w:rsidRPr="0057767E">
          <w:rPr>
            <w:b/>
            <w:bCs/>
            <w:lang w:val="en-US"/>
            <w:rPrChange w:id="162" w:author="Medina-Rojas Cristian-Rene" w:date="2021-09-20T16:12:00Z">
              <w:rPr>
                <w:lang w:val="en-US"/>
              </w:rPr>
            </w:rPrChange>
          </w:rPr>
          <w:t>r</w:t>
        </w:r>
        <w:proofErr w:type="spellEnd"/>
        <w:r w:rsidR="00537970" w:rsidRPr="0057767E">
          <w:rPr>
            <w:b/>
            <w:bCs/>
            <w:lang w:val="en-US"/>
            <w:rPrChange w:id="163" w:author="Medina-Rojas Cristian-Rene" w:date="2021-09-20T16:12:00Z">
              <w:rPr>
                <w:lang w:val="en-US"/>
              </w:rPr>
            </w:rPrChange>
          </w:rPr>
          <w:t xml:space="preserve"> la </w:t>
        </w:r>
        <w:proofErr w:type="spellStart"/>
        <w:r w:rsidR="00537970" w:rsidRPr="0057767E">
          <w:rPr>
            <w:b/>
            <w:bCs/>
            <w:lang w:val="en-US"/>
            <w:rPrChange w:id="164" w:author="Medina-Rojas Cristian-Rene" w:date="2021-09-20T16:12:00Z">
              <w:rPr>
                <w:lang w:val="en-US"/>
              </w:rPr>
            </w:rPrChange>
          </w:rPr>
          <w:t>compra</w:t>
        </w:r>
      </w:ins>
      <w:proofErr w:type="spellEnd"/>
      <w:ins w:id="165" w:author="Medina-Rojas Cristian-Rene" w:date="2021-09-20T13:13:00Z">
        <w:r w:rsidR="00537970" w:rsidRPr="0057767E">
          <w:rPr>
            <w:b/>
            <w:bCs/>
            <w:lang w:val="en-US"/>
            <w:rPrChange w:id="166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67" w:author="Medina-Rojas Cristian-Rene" w:date="2021-09-20T16:12:00Z">
              <w:rPr>
                <w:lang w:val="en-US"/>
              </w:rPr>
            </w:rPrChange>
          </w:rPr>
          <w:t>seg</w:t>
        </w:r>
      </w:ins>
      <w:ins w:id="168" w:author="Medina-Rojas Cristian-Rene" w:date="2021-09-20T14:15:00Z">
        <w:r w:rsidR="0007474D" w:rsidRPr="0057767E">
          <w:rPr>
            <w:b/>
            <w:bCs/>
            <w:lang w:val="en-US"/>
            <w:rPrChange w:id="169" w:author="Medina-Rojas Cristian-Rene" w:date="2021-09-20T16:12:00Z">
              <w:rPr>
                <w:lang w:val="en-US"/>
              </w:rPr>
            </w:rPrChange>
          </w:rPr>
          <w:t>ú</w:t>
        </w:r>
      </w:ins>
      <w:ins w:id="170" w:author="Medina-Rojas Cristian-Rene" w:date="2021-09-20T13:13:00Z">
        <w:r w:rsidR="00537970" w:rsidRPr="0057767E">
          <w:rPr>
            <w:b/>
            <w:bCs/>
            <w:lang w:val="en-US"/>
            <w:rPrChange w:id="171" w:author="Medina-Rojas Cristian-Rene" w:date="2021-09-20T16:12:00Z">
              <w:rPr>
                <w:lang w:val="en-US"/>
              </w:rPr>
            </w:rPrChange>
          </w:rPr>
          <w:t>n</w:t>
        </w:r>
        <w:proofErr w:type="spellEnd"/>
        <w:r w:rsidR="00537970" w:rsidRPr="0057767E">
          <w:rPr>
            <w:b/>
            <w:bCs/>
            <w:lang w:val="en-US"/>
            <w:rPrChange w:id="172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73" w:author="Medina-Rojas Cristian-Rene" w:date="2021-09-20T16:12:00Z">
              <w:rPr>
                <w:lang w:val="en-US"/>
              </w:rPr>
            </w:rPrChange>
          </w:rPr>
          <w:t>unos</w:t>
        </w:r>
        <w:proofErr w:type="spellEnd"/>
        <w:r w:rsidR="00537970" w:rsidRPr="0057767E">
          <w:rPr>
            <w:b/>
            <w:bCs/>
            <w:lang w:val="en-US"/>
            <w:rPrChange w:id="174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75" w:author="Medina-Rojas Cristian-Rene" w:date="2021-09-20T16:12:00Z">
              <w:rPr>
                <w:lang w:val="en-US"/>
              </w:rPr>
            </w:rPrChange>
          </w:rPr>
          <w:t>par</w:t>
        </w:r>
      </w:ins>
      <w:ins w:id="176" w:author="Medina-Rojas Cristian-Rene" w:date="2021-09-20T14:15:00Z">
        <w:r w:rsidR="0007474D" w:rsidRPr="0057767E">
          <w:rPr>
            <w:b/>
            <w:bCs/>
            <w:lang w:val="en-US"/>
            <w:rPrChange w:id="177" w:author="Medina-Rojas Cristian-Rene" w:date="2021-09-20T16:12:00Z">
              <w:rPr>
                <w:lang w:val="en-US"/>
              </w:rPr>
            </w:rPrChange>
          </w:rPr>
          <w:t>á</w:t>
        </w:r>
      </w:ins>
      <w:ins w:id="178" w:author="Medina-Rojas Cristian-Rene" w:date="2021-09-20T13:13:00Z">
        <w:r w:rsidR="00537970" w:rsidRPr="0057767E">
          <w:rPr>
            <w:b/>
            <w:bCs/>
            <w:lang w:val="en-US"/>
            <w:rPrChange w:id="179" w:author="Medina-Rojas Cristian-Rene" w:date="2021-09-20T16:12:00Z">
              <w:rPr>
                <w:lang w:val="en-US"/>
              </w:rPr>
            </w:rPrChange>
          </w:rPr>
          <w:t>metros</w:t>
        </w:r>
        <w:proofErr w:type="spellEnd"/>
        <w:r w:rsidR="00537970" w:rsidRPr="0057767E">
          <w:rPr>
            <w:b/>
            <w:bCs/>
            <w:lang w:val="en-US"/>
            <w:rPrChange w:id="180" w:author="Medina-Rojas Cristian-Rene" w:date="2021-09-20T16:12:00Z">
              <w:rPr>
                <w:lang w:val="en-US"/>
              </w:rPr>
            </w:rPrChange>
          </w:rPr>
          <w:t xml:space="preserve"> </w:t>
        </w:r>
        <w:proofErr w:type="spellStart"/>
        <w:r w:rsidR="00537970" w:rsidRPr="0057767E">
          <w:rPr>
            <w:b/>
            <w:bCs/>
            <w:lang w:val="en-US"/>
            <w:rPrChange w:id="181" w:author="Medina-Rojas Cristian-Rene" w:date="2021-09-20T16:12:00Z">
              <w:rPr>
                <w:lang w:val="en-US"/>
              </w:rPr>
            </w:rPrChange>
          </w:rPr>
          <w:t>especificos</w:t>
        </w:r>
        <w:proofErr w:type="spellEnd"/>
        <w:r w:rsidR="00537970" w:rsidRPr="0057767E">
          <w:rPr>
            <w:b/>
            <w:bCs/>
            <w:lang w:val="en-US"/>
            <w:rPrChange w:id="182" w:author="Medina-Rojas Cristian-Rene" w:date="2021-09-20T16:12:00Z">
              <w:rPr>
                <w:lang w:val="en-US"/>
              </w:rPr>
            </w:rPrChange>
          </w:rPr>
          <w:t>.</w:t>
        </w:r>
      </w:ins>
    </w:p>
    <w:p w14:paraId="3EDFF88B" w14:textId="314EC0C8" w:rsidR="006E25BE" w:rsidRDefault="006E25BE" w:rsidP="00CD250F">
      <w:pPr>
        <w:rPr>
          <w:ins w:id="183" w:author="Medina-Rojas Cristian-Rene" w:date="2021-09-20T13:19:00Z"/>
          <w:lang w:val="en-US"/>
        </w:rPr>
      </w:pPr>
    </w:p>
    <w:p w14:paraId="008F076F" w14:textId="409C2959" w:rsidR="00B6047C" w:rsidRPr="00B6047C" w:rsidRDefault="006E25BE">
      <w:pPr>
        <w:rPr>
          <w:ins w:id="184" w:author="Medina-Rojas Cristian-Rene" w:date="2021-09-20T13:30:00Z"/>
          <w:lang w:val="en-US"/>
          <w:rPrChange w:id="185" w:author="Medina-Rojas Cristian-Rene" w:date="2021-09-20T13:30:00Z">
            <w:rPr>
              <w:ins w:id="186" w:author="Medina-Rojas Cristian-Rene" w:date="2021-09-20T13:30:00Z"/>
              <w:rFonts w:ascii="Arial" w:hAnsi="Arial" w:cs="Arial"/>
              <w:color w:val="333333"/>
              <w:sz w:val="21"/>
              <w:szCs w:val="21"/>
            </w:rPr>
          </w:rPrChange>
        </w:rPr>
        <w:pPrChange w:id="187" w:author="Medina-Rojas Cristian-Rene" w:date="2021-09-20T13:30:00Z">
          <w:pPr>
            <w:pStyle w:val="shortdesc"/>
            <w:spacing w:before="360" w:beforeAutospacing="0" w:after="360" w:afterAutospacing="0" w:line="360" w:lineRule="atLeast"/>
          </w:pPr>
        </w:pPrChange>
      </w:pPr>
      <w:ins w:id="188" w:author="Medina-Rojas Cristian-Rene" w:date="2021-09-20T13:19:00Z">
        <w:r>
          <w:rPr>
            <w:lang w:val="en-US"/>
          </w:rPr>
          <w:t xml:space="preserve">Para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</w:ins>
      <w:ins w:id="189" w:author="Medina-Rojas Cristian-Rene" w:date="2021-09-20T13:20:00Z">
        <w:r>
          <w:rPr>
            <w:lang w:val="en-US"/>
          </w:rPr>
          <w:t xml:space="preserve">Desarrollo de </w:t>
        </w:r>
      </w:ins>
      <w:proofErr w:type="spellStart"/>
      <w:ins w:id="190" w:author="Medina-Rojas Cristian-Rene" w:date="2021-09-20T13:26:00Z"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91" w:author="Medina-Rojas Cristian-Rene" w:date="2021-09-20T13:27:00Z">
        <w:r>
          <w:rPr>
            <w:lang w:val="en-US"/>
          </w:rPr>
          <w:t>applicaci</w:t>
        </w:r>
      </w:ins>
      <w:ins w:id="192" w:author="Medina-Rojas Cristian-Rene" w:date="2021-09-20T13:52:00Z">
        <w:r w:rsidR="00272538">
          <w:rPr>
            <w:lang w:val="en-US"/>
          </w:rPr>
          <w:t>ó</w:t>
        </w:r>
      </w:ins>
      <w:ins w:id="193" w:author="Medina-Rojas Cristian-Rene" w:date="2021-09-20T13:27:00Z">
        <w:r>
          <w:rPr>
            <w:lang w:val="en-US"/>
          </w:rPr>
          <w:t>n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94" w:author="Medina-Rojas Cristian-Rene" w:date="2021-09-20T13:26:00Z">
        <w:r>
          <w:rPr>
            <w:lang w:val="en-US"/>
          </w:rPr>
          <w:t>personalizada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95" w:author="Medina-Rojas Cristian-Rene" w:date="2021-09-20T13:31:00Z">
        <w:r w:rsidR="007532CB">
          <w:rPr>
            <w:lang w:val="en-US"/>
          </w:rPr>
          <w:t>utilizaremos</w:t>
        </w:r>
        <w:proofErr w:type="spellEnd"/>
        <w:r w:rsidR="007532CB">
          <w:rPr>
            <w:lang w:val="en-US"/>
          </w:rPr>
          <w:t xml:space="preserve"> </w:t>
        </w:r>
      </w:ins>
      <w:ins w:id="196" w:author="Medina-Rojas Cristian-Rene" w:date="2021-09-20T13:26:00Z">
        <w:r>
          <w:rPr>
            <w:lang w:val="en-US"/>
          </w:rPr>
          <w:t xml:space="preserve">SAP BUSSIINES </w:t>
        </w:r>
      </w:ins>
      <w:ins w:id="197" w:author="Medina-Rojas Cristian-Rene" w:date="2021-09-20T13:27:00Z">
        <w:r>
          <w:rPr>
            <w:lang w:val="en-US"/>
          </w:rPr>
          <w:t xml:space="preserve">APLICATION </w:t>
        </w:r>
      </w:ins>
      <w:ins w:id="198" w:author="Medina-Rojas Cristian-Rene" w:date="2021-09-20T13:26:00Z">
        <w:r>
          <w:rPr>
            <w:lang w:val="en-US"/>
          </w:rPr>
          <w:t>STUDI</w:t>
        </w:r>
      </w:ins>
      <w:ins w:id="199" w:author="Medina-Rojas Cristian-Rene" w:date="2021-09-20T13:27:00Z">
        <w:r>
          <w:rPr>
            <w:lang w:val="en-US"/>
          </w:rPr>
          <w:t>O</w:t>
        </w:r>
      </w:ins>
      <w:ins w:id="200" w:author="Medina-Rojas Cristian-Rene" w:date="2021-09-20T13:30:00Z">
        <w:r w:rsidR="00B6047C">
          <w:rPr>
            <w:lang w:val="en-US"/>
          </w:rPr>
          <w:t xml:space="preserve"> (</w:t>
        </w:r>
        <w:proofErr w:type="spellStart"/>
        <w:r w:rsidR="00B6047C" w:rsidRPr="007532CB">
          <w:rPr>
            <w:lang w:val="en-US"/>
            <w:rPrChange w:id="20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servicio</w:t>
        </w:r>
        <w:proofErr w:type="spellEnd"/>
        <w:r w:rsidR="00B6047C" w:rsidRPr="007532CB">
          <w:rPr>
            <w:lang w:val="en-US"/>
            <w:rPrChange w:id="20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de </w:t>
        </w:r>
        <w:r w:rsidR="00B6047C" w:rsidRPr="007532CB">
          <w:rPr>
            <w:lang w:val="en-US"/>
            <w:rPrChange w:id="203" w:author="Medina-Rojas Cristian-Rene" w:date="2021-09-20T13:35:00Z">
              <w:rPr>
                <w:rStyle w:val="ph"/>
                <w:rFonts w:ascii="Arial" w:hAnsi="Arial" w:cs="Arial"/>
                <w:color w:val="333333"/>
                <w:sz w:val="21"/>
                <w:szCs w:val="21"/>
              </w:rPr>
            </w:rPrChange>
          </w:rPr>
          <w:t>SAP Business Technology Platform (BTP</w:t>
        </w:r>
      </w:ins>
      <w:ins w:id="204" w:author="Medina-Rojas Cristian-Rene" w:date="2021-09-20T14:02:00Z">
        <w:r w:rsidR="00D93DD9" w:rsidRPr="00204B23">
          <w:rPr>
            <w:lang w:val="en-US"/>
          </w:rPr>
          <w:t xml:space="preserve">)) </w:t>
        </w:r>
        <w:proofErr w:type="spellStart"/>
        <w:r w:rsidR="00D93DD9" w:rsidRPr="00204B23">
          <w:rPr>
            <w:lang w:val="en-US"/>
          </w:rPr>
          <w:t>este</w:t>
        </w:r>
      </w:ins>
      <w:proofErr w:type="spellEnd"/>
      <w:ins w:id="205" w:author="Medina-Rojas Cristian-Rene" w:date="2021-09-20T13:31:00Z">
        <w:r w:rsidR="007532CB" w:rsidRPr="007532CB">
          <w:rPr>
            <w:lang w:val="en-US"/>
            <w:rPrChange w:id="20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7532CB" w:rsidRPr="007532CB">
          <w:rPr>
            <w:lang w:val="en-US"/>
            <w:rPrChange w:id="20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servicio</w:t>
        </w:r>
        <w:proofErr w:type="spellEnd"/>
        <w:r w:rsidR="007532CB" w:rsidRPr="007532CB">
          <w:rPr>
            <w:lang w:val="en-US"/>
            <w:rPrChange w:id="20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7532CB" w:rsidRPr="007532CB">
          <w:rPr>
            <w:lang w:val="en-US"/>
            <w:rPrChange w:id="20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nos</w:t>
        </w:r>
        <w:proofErr w:type="spellEnd"/>
        <w:r w:rsidR="007532CB" w:rsidRPr="007532CB">
          <w:rPr>
            <w:lang w:val="en-US"/>
            <w:rPrChange w:id="21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</w:ins>
      <w:proofErr w:type="spellStart"/>
      <w:ins w:id="211" w:author="Medina-Rojas Cristian-Rene" w:date="2021-09-20T13:30:00Z">
        <w:r w:rsidR="00B6047C" w:rsidRPr="007532CB">
          <w:rPr>
            <w:lang w:val="en-US"/>
            <w:rPrChange w:id="21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ofrece</w:t>
        </w:r>
        <w:proofErr w:type="spellEnd"/>
        <w:r w:rsidR="00B6047C" w:rsidRPr="007532CB">
          <w:rPr>
            <w:lang w:val="en-US"/>
            <w:rPrChange w:id="21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un </w:t>
        </w:r>
        <w:proofErr w:type="spellStart"/>
        <w:r w:rsidR="00B6047C" w:rsidRPr="007532CB">
          <w:rPr>
            <w:lang w:val="en-US"/>
            <w:rPrChange w:id="21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entorno</w:t>
        </w:r>
        <w:proofErr w:type="spellEnd"/>
        <w:r w:rsidR="00B6047C" w:rsidRPr="007532CB">
          <w:rPr>
            <w:lang w:val="en-US"/>
            <w:rPrChange w:id="21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de </w:t>
        </w:r>
        <w:proofErr w:type="spellStart"/>
        <w:r w:rsidR="00B6047C" w:rsidRPr="007532CB">
          <w:rPr>
            <w:lang w:val="en-US"/>
            <w:rPrChange w:id="21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desarrollo</w:t>
        </w:r>
        <w:proofErr w:type="spellEnd"/>
        <w:r w:rsidR="00B6047C" w:rsidRPr="007532CB">
          <w:rPr>
            <w:lang w:val="en-US"/>
            <w:rPrChange w:id="21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1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moderno</w:t>
        </w:r>
        <w:proofErr w:type="spellEnd"/>
        <w:r w:rsidR="00B6047C" w:rsidRPr="007532CB">
          <w:rPr>
            <w:lang w:val="en-US"/>
            <w:rPrChange w:id="21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2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adaptado</w:t>
        </w:r>
        <w:proofErr w:type="spellEnd"/>
        <w:r w:rsidR="00B6047C" w:rsidRPr="007532CB">
          <w:rPr>
            <w:lang w:val="en-US"/>
            <w:rPrChange w:id="22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para </w:t>
        </w:r>
        <w:proofErr w:type="spellStart"/>
        <w:r w:rsidR="00B6047C" w:rsidRPr="007532CB">
          <w:rPr>
            <w:lang w:val="en-US"/>
            <w:rPrChange w:id="22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el</w:t>
        </w:r>
        <w:proofErr w:type="spellEnd"/>
        <w:r w:rsidR="00B6047C" w:rsidRPr="007532CB">
          <w:rPr>
            <w:lang w:val="en-US"/>
            <w:rPrChange w:id="22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2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desarrollo</w:t>
        </w:r>
        <w:proofErr w:type="spellEnd"/>
        <w:r w:rsidR="00B6047C" w:rsidRPr="007532CB">
          <w:rPr>
            <w:lang w:val="en-US"/>
            <w:rPrChange w:id="22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2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eficiente</w:t>
        </w:r>
        <w:proofErr w:type="spellEnd"/>
        <w:r w:rsidR="00B6047C" w:rsidRPr="007532CB">
          <w:rPr>
            <w:lang w:val="en-US"/>
            <w:rPrChange w:id="22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de </w:t>
        </w:r>
        <w:proofErr w:type="spellStart"/>
        <w:r w:rsidR="00B6047C" w:rsidRPr="007532CB">
          <w:rPr>
            <w:lang w:val="en-US"/>
            <w:rPrChange w:id="22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aplicaciones</w:t>
        </w:r>
        <w:proofErr w:type="spellEnd"/>
        <w:r w:rsidR="00B6047C" w:rsidRPr="007532CB">
          <w:rPr>
            <w:lang w:val="en-US"/>
            <w:rPrChange w:id="22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3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comerciales</w:t>
        </w:r>
      </w:ins>
      <w:proofErr w:type="spellEnd"/>
      <w:ins w:id="231" w:author="Medina-Rojas Cristian-Rene" w:date="2021-09-20T13:46:00Z">
        <w:r w:rsidR="00D148B9">
          <w:rPr>
            <w:lang w:val="en-US"/>
          </w:rPr>
          <w:t>.</w:t>
        </w:r>
      </w:ins>
    </w:p>
    <w:p w14:paraId="0A1CDC15" w14:textId="55D424CD" w:rsidR="00B6047C" w:rsidRDefault="00272538" w:rsidP="007532CB">
      <w:pPr>
        <w:rPr>
          <w:ins w:id="232" w:author="Medina-Rojas Cristian-Rene" w:date="2021-09-20T13:53:00Z"/>
          <w:lang w:val="en-US"/>
        </w:rPr>
      </w:pPr>
      <w:ins w:id="233" w:author="Medina-Rojas Cristian-Rene" w:date="2021-09-20T13:50:00Z">
        <w:r>
          <w:rPr>
            <w:lang w:val="en-US"/>
          </w:rPr>
          <w:t xml:space="preserve">Una de las </w:t>
        </w:r>
        <w:proofErr w:type="spellStart"/>
        <w:r>
          <w:rPr>
            <w:lang w:val="en-US"/>
          </w:rPr>
          <w:t>grandes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vent</w:t>
        </w:r>
      </w:ins>
      <w:ins w:id="234" w:author="Medina-Rojas Cristian-Rene" w:date="2021-09-20T13:52:00Z">
        <w:r>
          <w:rPr>
            <w:lang w:val="en-US"/>
          </w:rPr>
          <w:t>a</w:t>
        </w:r>
      </w:ins>
      <w:ins w:id="235" w:author="Medina-Rojas Cristian-Rene" w:date="2021-09-20T13:50:00Z">
        <w:r>
          <w:rPr>
            <w:lang w:val="en-US"/>
          </w:rPr>
          <w:t>jas</w:t>
        </w:r>
        <w:proofErr w:type="spellEnd"/>
        <w:r>
          <w:rPr>
            <w:lang w:val="en-US"/>
          </w:rPr>
          <w:t xml:space="preserve"> al </w:t>
        </w:r>
        <w:proofErr w:type="spellStart"/>
        <w:r>
          <w:rPr>
            <w:lang w:val="en-US"/>
          </w:rPr>
          <w:t>utiliz</w:t>
        </w:r>
      </w:ins>
      <w:ins w:id="236" w:author="Medina-Rojas Cristian-Rene" w:date="2021-09-20T13:56:00Z">
        <w:r>
          <w:rPr>
            <w:lang w:val="en-US"/>
          </w:rPr>
          <w:t>a</w:t>
        </w:r>
      </w:ins>
      <w:ins w:id="237" w:author="Medina-Rojas Cristian-Rene" w:date="2021-09-20T13:50:00Z">
        <w:r>
          <w:rPr>
            <w:lang w:val="en-US"/>
          </w:rPr>
          <w:t>r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estas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tecnologias</w:t>
        </w:r>
      </w:ins>
      <w:proofErr w:type="spellEnd"/>
      <w:ins w:id="238" w:author="Medina-Rojas Cristian-Rene" w:date="2021-09-20T13:51:00Z">
        <w:r>
          <w:rPr>
            <w:lang w:val="en-US"/>
          </w:rPr>
          <w:t xml:space="preserve"> es</w:t>
        </w:r>
      </w:ins>
      <w:ins w:id="239" w:author="Medina-Rojas Cristian-Rene" w:date="2021-09-20T17:26:00Z">
        <w:r w:rsidR="00EC0960">
          <w:rPr>
            <w:lang w:val="en-US"/>
          </w:rPr>
          <w:t xml:space="preserve"> </w:t>
        </w:r>
      </w:ins>
      <w:ins w:id="240" w:author="Medina-Rojas Cristian-Rene" w:date="2021-09-20T13:51:00Z">
        <w:r>
          <w:rPr>
            <w:lang w:val="en-US"/>
          </w:rPr>
          <w:t>que</w:t>
        </w:r>
      </w:ins>
      <w:ins w:id="241" w:author="Medina-Rojas Cristian-Rene" w:date="2021-09-20T17:26:00Z">
        <w:r w:rsidR="00EC0960">
          <w:rPr>
            <w:lang w:val="en-US"/>
          </w:rPr>
          <w:t xml:space="preserve"> </w:t>
        </w:r>
        <w:proofErr w:type="spellStart"/>
        <w:r w:rsidR="00EC0960">
          <w:rPr>
            <w:lang w:val="en-US"/>
          </w:rPr>
          <w:t>nos</w:t>
        </w:r>
      </w:ins>
      <w:proofErr w:type="spellEnd"/>
      <w:ins w:id="242" w:author="Medina-Rojas Cristian-Rene" w:date="2021-09-20T13:30:00Z">
        <w:r w:rsidR="00B6047C" w:rsidRPr="007532CB">
          <w:rPr>
            <w:lang w:val="en-US"/>
            <w:rPrChange w:id="24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4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permite</w:t>
        </w:r>
      </w:ins>
      <w:proofErr w:type="spellEnd"/>
      <w:ins w:id="245" w:author="Medina-Rojas Cristian-Rene" w:date="2021-09-20T17:26:00Z">
        <w:r w:rsidR="00EC0960">
          <w:rPr>
            <w:lang w:val="en-US"/>
          </w:rPr>
          <w:t xml:space="preserve"> </w:t>
        </w:r>
      </w:ins>
      <w:proofErr w:type="spellStart"/>
      <w:ins w:id="246" w:author="Medina-Rojas Cristian-Rene" w:date="2021-09-20T13:30:00Z">
        <w:r w:rsidR="00B6047C" w:rsidRPr="007532CB">
          <w:rPr>
            <w:lang w:val="en-US"/>
            <w:rPrChange w:id="24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desarrollar</w:t>
        </w:r>
        <w:proofErr w:type="spellEnd"/>
        <w:r w:rsidR="00B6047C" w:rsidRPr="007532CB">
          <w:rPr>
            <w:lang w:val="en-US"/>
            <w:rPrChange w:id="24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, </w:t>
        </w:r>
        <w:proofErr w:type="spellStart"/>
        <w:r w:rsidR="00B6047C" w:rsidRPr="007532CB">
          <w:rPr>
            <w:lang w:val="en-US"/>
            <w:rPrChange w:id="24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probar</w:t>
        </w:r>
        <w:proofErr w:type="spellEnd"/>
        <w:r w:rsidR="00B6047C" w:rsidRPr="007532CB">
          <w:rPr>
            <w:lang w:val="en-US"/>
            <w:rPrChange w:id="25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, </w:t>
        </w:r>
        <w:proofErr w:type="spellStart"/>
        <w:r w:rsidR="00B6047C" w:rsidRPr="007532CB">
          <w:rPr>
            <w:lang w:val="en-US"/>
            <w:rPrChange w:id="25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compilar</w:t>
        </w:r>
        <w:proofErr w:type="spellEnd"/>
        <w:r w:rsidR="00B6047C" w:rsidRPr="007532CB">
          <w:rPr>
            <w:lang w:val="en-US"/>
            <w:rPrChange w:id="25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y </w:t>
        </w:r>
        <w:proofErr w:type="spellStart"/>
        <w:r w:rsidR="00B6047C" w:rsidRPr="007532CB">
          <w:rPr>
            <w:lang w:val="en-US"/>
            <w:rPrChange w:id="25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ejecutar</w:t>
        </w:r>
        <w:proofErr w:type="spellEnd"/>
        <w:r w:rsidR="00B6047C" w:rsidRPr="007532CB">
          <w:rPr>
            <w:lang w:val="en-US"/>
            <w:rPrChange w:id="25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de </w:t>
        </w:r>
        <w:proofErr w:type="spellStart"/>
        <w:r w:rsidR="00B6047C" w:rsidRPr="007532CB">
          <w:rPr>
            <w:lang w:val="en-US"/>
            <w:rPrChange w:id="25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manera</w:t>
        </w:r>
        <w:proofErr w:type="spellEnd"/>
        <w:r w:rsidR="00B6047C" w:rsidRPr="007532CB">
          <w:rPr>
            <w:lang w:val="en-US"/>
            <w:rPrChange w:id="25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25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eficiente</w:t>
        </w:r>
        <w:proofErr w:type="spellEnd"/>
        <w:r w:rsidR="00B6047C" w:rsidRPr="007532CB">
          <w:rPr>
            <w:lang w:val="en-US"/>
            <w:rPrChange w:id="25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</w:ins>
      <w:proofErr w:type="spellStart"/>
      <w:ins w:id="259" w:author="Medina-Rojas Cristian-Rene" w:date="2021-09-20T13:51:00Z"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aplicaci</w:t>
        </w:r>
      </w:ins>
      <w:ins w:id="260" w:author="Medina-Rojas Cristian-Rene" w:date="2021-09-20T17:36:00Z">
        <w:r w:rsidR="000E6525">
          <w:rPr>
            <w:lang w:val="en-US"/>
          </w:rPr>
          <w:t>ó</w:t>
        </w:r>
      </w:ins>
      <w:ins w:id="261" w:author="Medina-Rojas Cristian-Rene" w:date="2021-09-20T13:51:00Z">
        <w:r>
          <w:rPr>
            <w:lang w:val="en-US"/>
          </w:rPr>
          <w:t>n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262" w:author="Medina-Rojas Cristian-Rene" w:date="2021-09-20T13:30:00Z">
        <w:r w:rsidR="00B6047C" w:rsidRPr="007532CB">
          <w:rPr>
            <w:lang w:val="en-US"/>
            <w:rPrChange w:id="26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localmente</w:t>
        </w:r>
        <w:proofErr w:type="spellEnd"/>
        <w:r w:rsidR="00B6047C" w:rsidRPr="007532CB">
          <w:rPr>
            <w:lang w:val="en-US"/>
            <w:rPrChange w:id="26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o </w:t>
        </w:r>
        <w:proofErr w:type="spellStart"/>
        <w:r w:rsidR="00B6047C" w:rsidRPr="007532CB">
          <w:rPr>
            <w:lang w:val="en-US"/>
            <w:rPrChange w:id="26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en</w:t>
        </w:r>
        <w:proofErr w:type="spellEnd"/>
        <w:r w:rsidR="00B6047C" w:rsidRPr="007532CB">
          <w:rPr>
            <w:lang w:val="en-US"/>
            <w:rPrChange w:id="26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la </w:t>
        </w:r>
        <w:proofErr w:type="spellStart"/>
        <w:r w:rsidR="00B6047C" w:rsidRPr="007532CB">
          <w:rPr>
            <w:lang w:val="en-US"/>
            <w:rPrChange w:id="26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nube</w:t>
        </w:r>
        <w:proofErr w:type="spellEnd"/>
        <w:r w:rsidR="00B6047C" w:rsidRPr="007532CB">
          <w:rPr>
            <w:lang w:val="en-US"/>
            <w:rPrChange w:id="26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.</w:t>
        </w:r>
      </w:ins>
    </w:p>
    <w:p w14:paraId="2E31D019" w14:textId="48090DA6" w:rsidR="00272538" w:rsidRDefault="00272538" w:rsidP="007532CB">
      <w:pPr>
        <w:rPr>
          <w:ins w:id="269" w:author="Medina-Rojas Cristian-Rene" w:date="2021-09-20T13:53:00Z"/>
          <w:lang w:val="en-US"/>
        </w:rPr>
      </w:pPr>
    </w:p>
    <w:p w14:paraId="171CAF35" w14:textId="29BBA0C7" w:rsidR="00F23015" w:rsidRDefault="0007474D" w:rsidP="007532CB">
      <w:pPr>
        <w:rPr>
          <w:ins w:id="270" w:author="Medina-Rojas Cristian-Rene" w:date="2021-09-20T14:19:00Z"/>
          <w:lang w:val="en-US"/>
        </w:rPr>
      </w:pPr>
      <w:ins w:id="271" w:author="Medina-Rojas Cristian-Rene" w:date="2021-09-20T14:14:00Z">
        <w:r>
          <w:rPr>
            <w:lang w:val="en-US"/>
          </w:rPr>
          <w:t xml:space="preserve">El Desarrollo de la </w:t>
        </w:r>
        <w:proofErr w:type="spellStart"/>
        <w:r>
          <w:rPr>
            <w:lang w:val="en-US"/>
          </w:rPr>
          <w:t>aplicacion</w:t>
        </w:r>
        <w:proofErr w:type="spellEnd"/>
        <w:r>
          <w:rPr>
            <w:lang w:val="en-US"/>
          </w:rPr>
          <w:t xml:space="preserve"> require </w:t>
        </w:r>
      </w:ins>
      <w:ins w:id="272" w:author="Medina-Rojas Cristian-Rene" w:date="2021-09-20T14:18:00Z">
        <w:r w:rsidR="00F23015">
          <w:rPr>
            <w:lang w:val="en-US"/>
          </w:rPr>
          <w:t xml:space="preserve">del </w:t>
        </w:r>
        <w:proofErr w:type="spellStart"/>
        <w:r w:rsidR="00F23015">
          <w:rPr>
            <w:lang w:val="en-US"/>
          </w:rPr>
          <w:t>uso</w:t>
        </w:r>
      </w:ins>
      <w:proofErr w:type="spellEnd"/>
      <w:ins w:id="273" w:author="Medina-Rojas Cristian-Rene" w:date="2021-09-20T14:11:00Z">
        <w:r>
          <w:rPr>
            <w:lang w:val="en-US"/>
          </w:rPr>
          <w:t xml:space="preserve"> de</w:t>
        </w:r>
      </w:ins>
      <w:ins w:id="274" w:author="Medina-Rojas Cristian-Rene" w:date="2021-09-20T13:53:00Z">
        <w:r w:rsidR="00272538">
          <w:rPr>
            <w:lang w:val="en-US"/>
          </w:rPr>
          <w:t xml:space="preserve"> los </w:t>
        </w:r>
        <w:proofErr w:type="spellStart"/>
        <w:r w:rsidR="00272538">
          <w:rPr>
            <w:lang w:val="en-US"/>
          </w:rPr>
          <w:t>lenguajes</w:t>
        </w:r>
        <w:proofErr w:type="spellEnd"/>
        <w:r w:rsidR="00272538">
          <w:rPr>
            <w:lang w:val="en-US"/>
          </w:rPr>
          <w:t xml:space="preserve"> de </w:t>
        </w:r>
      </w:ins>
      <w:ins w:id="275" w:author="Medina-Rojas Cristian-Rene" w:date="2021-09-20T13:57:00Z">
        <w:r w:rsidR="00272538">
          <w:rPr>
            <w:lang w:val="en-US"/>
          </w:rPr>
          <w:t xml:space="preserve">dos </w:t>
        </w:r>
        <w:proofErr w:type="spellStart"/>
        <w:r w:rsidR="00272538">
          <w:rPr>
            <w:lang w:val="en-US"/>
          </w:rPr>
          <w:t>le</w:t>
        </w:r>
      </w:ins>
      <w:ins w:id="276" w:author="Medina-Rojas Cristian-Rene" w:date="2021-09-20T13:58:00Z">
        <w:r w:rsidR="00272538">
          <w:rPr>
            <w:lang w:val="en-US"/>
          </w:rPr>
          <w:t>ng</w:t>
        </w:r>
      </w:ins>
      <w:ins w:id="277" w:author="Medina-Rojas Cristian-Rene" w:date="2021-09-20T13:57:00Z">
        <w:r w:rsidR="00272538">
          <w:rPr>
            <w:lang w:val="en-US"/>
          </w:rPr>
          <w:t>uajes</w:t>
        </w:r>
        <w:proofErr w:type="spellEnd"/>
        <w:r w:rsidR="00272538">
          <w:rPr>
            <w:lang w:val="en-US"/>
          </w:rPr>
          <w:t xml:space="preserve"> de </w:t>
        </w:r>
        <w:proofErr w:type="spellStart"/>
        <w:proofErr w:type="gramStart"/>
        <w:r w:rsidR="00272538">
          <w:rPr>
            <w:lang w:val="en-US"/>
          </w:rPr>
          <w:t>programacion</w:t>
        </w:r>
        <w:proofErr w:type="spellEnd"/>
        <w:r w:rsidR="00272538">
          <w:rPr>
            <w:lang w:val="en-US"/>
          </w:rPr>
          <w:t xml:space="preserve"> :</w:t>
        </w:r>
        <w:proofErr w:type="gramEnd"/>
        <w:r w:rsidR="00272538">
          <w:rPr>
            <w:lang w:val="en-US"/>
          </w:rPr>
          <w:t xml:space="preserve"> Java Script y Java .</w:t>
        </w:r>
      </w:ins>
      <w:ins w:id="278" w:author="Medina-Rojas Cristian-Rene" w:date="2021-09-20T13:58:00Z">
        <w:r w:rsidR="00272538">
          <w:rPr>
            <w:lang w:val="en-US"/>
          </w:rPr>
          <w:t xml:space="preserve"> </w:t>
        </w:r>
      </w:ins>
      <w:ins w:id="279" w:author="Medina-Rojas Cristian-Rene" w:date="2021-09-20T14:15:00Z">
        <w:r>
          <w:rPr>
            <w:lang w:val="en-US"/>
          </w:rPr>
          <w:t xml:space="preserve">y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280" w:author="Medina-Rojas Cristian-Rene" w:date="2021-09-20T14:00:00Z">
        <w:r w:rsidR="00D93DD9">
          <w:rPr>
            <w:lang w:val="en-US"/>
          </w:rPr>
          <w:t>uso</w:t>
        </w:r>
        <w:proofErr w:type="spellEnd"/>
        <w:r w:rsidR="00D93DD9">
          <w:rPr>
            <w:lang w:val="en-US"/>
          </w:rPr>
          <w:t xml:space="preserve"> de las </w:t>
        </w:r>
        <w:proofErr w:type="spellStart"/>
        <w:r w:rsidR="00D93DD9">
          <w:rPr>
            <w:lang w:val="en-US"/>
          </w:rPr>
          <w:t>librerias</w:t>
        </w:r>
        <w:proofErr w:type="spellEnd"/>
        <w:r w:rsidR="00D93DD9">
          <w:rPr>
            <w:lang w:val="en-US"/>
          </w:rPr>
          <w:t xml:space="preserve"> que </w:t>
        </w:r>
        <w:proofErr w:type="spellStart"/>
        <w:r w:rsidR="00D93DD9">
          <w:rPr>
            <w:lang w:val="en-US"/>
          </w:rPr>
          <w:t>nos</w:t>
        </w:r>
        <w:proofErr w:type="spellEnd"/>
        <w:r w:rsidR="00D93DD9">
          <w:rPr>
            <w:lang w:val="en-US"/>
          </w:rPr>
          <w:t xml:space="preserve"> </w:t>
        </w:r>
        <w:proofErr w:type="spellStart"/>
        <w:r w:rsidR="00D93DD9">
          <w:rPr>
            <w:lang w:val="en-US"/>
          </w:rPr>
          <w:t>brinda</w:t>
        </w:r>
        <w:proofErr w:type="spellEnd"/>
        <w:r w:rsidR="00D93DD9">
          <w:rPr>
            <w:lang w:val="en-US"/>
          </w:rPr>
          <w:t xml:space="preserve"> SAP.</w:t>
        </w:r>
      </w:ins>
      <w:ins w:id="281" w:author="Medina-Rojas Cristian-Rene" w:date="2021-09-20T16:18:00Z">
        <w:r w:rsidR="00A9473F">
          <w:rPr>
            <w:lang w:val="en-US"/>
          </w:rPr>
          <w:t xml:space="preserve"> Tambien </w:t>
        </w:r>
        <w:proofErr w:type="spellStart"/>
        <w:r w:rsidR="00A9473F">
          <w:rPr>
            <w:lang w:val="en-US"/>
          </w:rPr>
          <w:t>t</w:t>
        </w:r>
      </w:ins>
      <w:ins w:id="282" w:author="Medina-Rojas Cristian-Rene" w:date="2021-09-20T14:16:00Z">
        <w:r w:rsidR="00F23015">
          <w:rPr>
            <w:lang w:val="en-US"/>
          </w:rPr>
          <w:t>endremos</w:t>
        </w:r>
        <w:proofErr w:type="spellEnd"/>
        <w:r w:rsidR="00F23015">
          <w:rPr>
            <w:lang w:val="en-US"/>
          </w:rPr>
          <w:t xml:space="preserve"> un </w:t>
        </w:r>
        <w:proofErr w:type="spellStart"/>
        <w:r w:rsidR="00F23015">
          <w:rPr>
            <w:lang w:val="en-US"/>
          </w:rPr>
          <w:t>servicio</w:t>
        </w:r>
        <w:proofErr w:type="spellEnd"/>
        <w:r w:rsidR="00F23015">
          <w:rPr>
            <w:lang w:val="en-US"/>
          </w:rPr>
          <w:t xml:space="preserve"> </w:t>
        </w:r>
      </w:ins>
      <w:proofErr w:type="spellStart"/>
      <w:ins w:id="283" w:author="Medina-Rojas Cristian-Rene" w:date="2021-09-20T14:19:00Z">
        <w:r w:rsidR="00F23015">
          <w:rPr>
            <w:lang w:val="en-US"/>
          </w:rPr>
          <w:t>diseñado</w:t>
        </w:r>
        <w:proofErr w:type="spellEnd"/>
        <w:r w:rsidR="00F23015">
          <w:rPr>
            <w:lang w:val="en-US"/>
          </w:rPr>
          <w:t xml:space="preserve"> e </w:t>
        </w:r>
        <w:proofErr w:type="spellStart"/>
        <w:r w:rsidR="00F23015">
          <w:rPr>
            <w:lang w:val="en-US"/>
          </w:rPr>
          <w:t>implementado</w:t>
        </w:r>
        <w:proofErr w:type="spellEnd"/>
        <w:r w:rsidR="00F23015">
          <w:rPr>
            <w:lang w:val="en-US"/>
          </w:rPr>
          <w:t xml:space="preserve"> </w:t>
        </w:r>
      </w:ins>
      <w:ins w:id="284" w:author="Medina-Rojas Cristian-Rene" w:date="2021-09-20T14:16:00Z">
        <w:r w:rsidR="00F23015">
          <w:rPr>
            <w:lang w:val="en-US"/>
          </w:rPr>
          <w:t xml:space="preserve">para </w:t>
        </w:r>
        <w:proofErr w:type="spellStart"/>
        <w:r w:rsidR="00F23015">
          <w:rPr>
            <w:lang w:val="en-US"/>
          </w:rPr>
          <w:t>extraer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nuestros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datos</w:t>
        </w:r>
        <w:proofErr w:type="spellEnd"/>
        <w:r w:rsidR="00F23015">
          <w:rPr>
            <w:lang w:val="en-US"/>
          </w:rPr>
          <w:t xml:space="preserve"> que </w:t>
        </w:r>
        <w:proofErr w:type="spellStart"/>
        <w:r w:rsidR="00F23015">
          <w:rPr>
            <w:lang w:val="en-US"/>
          </w:rPr>
          <w:t>estaran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al</w:t>
        </w:r>
      </w:ins>
      <w:ins w:id="285" w:author="Medina-Rojas Cristian-Rene" w:date="2021-09-20T14:17:00Z">
        <w:r w:rsidR="00F23015">
          <w:rPr>
            <w:lang w:val="en-US"/>
          </w:rPr>
          <w:t>ojados</w:t>
        </w:r>
        <w:proofErr w:type="spellEnd"/>
        <w:r w:rsidR="00F23015">
          <w:rPr>
            <w:lang w:val="en-US"/>
          </w:rPr>
          <w:t xml:space="preserve"> de </w:t>
        </w:r>
        <w:proofErr w:type="spellStart"/>
        <w:r w:rsidR="00F23015">
          <w:rPr>
            <w:lang w:val="en-US"/>
          </w:rPr>
          <w:t>manera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organizada</w:t>
        </w:r>
        <w:proofErr w:type="spellEnd"/>
        <w:r w:rsidR="00F23015">
          <w:rPr>
            <w:lang w:val="en-US"/>
          </w:rPr>
          <w:t xml:space="preserve"> por </w:t>
        </w:r>
        <w:proofErr w:type="spellStart"/>
        <w:r w:rsidR="00F23015">
          <w:rPr>
            <w:lang w:val="en-US"/>
          </w:rPr>
          <w:t>ende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haremos</w:t>
        </w:r>
        <w:proofErr w:type="spellEnd"/>
        <w:r w:rsidR="00F23015">
          <w:rPr>
            <w:lang w:val="en-US"/>
          </w:rPr>
          <w:t xml:space="preserve"> un </w:t>
        </w:r>
        <w:proofErr w:type="spellStart"/>
        <w:r w:rsidR="00F23015">
          <w:rPr>
            <w:lang w:val="en-US"/>
          </w:rPr>
          <w:t>diseño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en</w:t>
        </w:r>
        <w:proofErr w:type="spellEnd"/>
        <w:r w:rsidR="00F23015">
          <w:rPr>
            <w:lang w:val="en-US"/>
          </w:rPr>
          <w:t xml:space="preserve"> una base de </w:t>
        </w:r>
        <w:proofErr w:type="spellStart"/>
        <w:r w:rsidR="00F23015">
          <w:rPr>
            <w:lang w:val="en-US"/>
          </w:rPr>
          <w:t>datos</w:t>
        </w:r>
        <w:proofErr w:type="spellEnd"/>
        <w:r w:rsidR="00F23015">
          <w:rPr>
            <w:lang w:val="en-US"/>
          </w:rPr>
          <w:t xml:space="preserve"> que se </w:t>
        </w:r>
        <w:proofErr w:type="spellStart"/>
        <w:r w:rsidR="00F23015">
          <w:rPr>
            <w:lang w:val="en-US"/>
          </w:rPr>
          <w:t>acomple</w:t>
        </w:r>
        <w:proofErr w:type="spellEnd"/>
        <w:r w:rsidR="00F23015">
          <w:rPr>
            <w:lang w:val="en-US"/>
          </w:rPr>
          <w:t xml:space="preserve"> a </w:t>
        </w:r>
        <w:proofErr w:type="spellStart"/>
        <w:r w:rsidR="00F23015">
          <w:rPr>
            <w:lang w:val="en-US"/>
          </w:rPr>
          <w:t>nuestra</w:t>
        </w:r>
        <w:proofErr w:type="spellEnd"/>
        <w:r w:rsidR="00F23015">
          <w:rPr>
            <w:lang w:val="en-US"/>
          </w:rPr>
          <w:t xml:space="preserve"> </w:t>
        </w:r>
        <w:proofErr w:type="spellStart"/>
        <w:r w:rsidR="00F23015">
          <w:rPr>
            <w:lang w:val="en-US"/>
          </w:rPr>
          <w:t>tecnologia</w:t>
        </w:r>
        <w:proofErr w:type="spellEnd"/>
        <w:r w:rsidR="00F23015">
          <w:rPr>
            <w:lang w:val="en-US"/>
          </w:rPr>
          <w:t>.</w:t>
        </w:r>
      </w:ins>
      <w:ins w:id="286" w:author="Medina-Rojas Cristian-Rene" w:date="2021-09-20T14:19:00Z">
        <w:r w:rsidR="00F23015">
          <w:rPr>
            <w:lang w:val="en-US"/>
          </w:rPr>
          <w:t xml:space="preserve"> </w:t>
        </w:r>
      </w:ins>
    </w:p>
    <w:p w14:paraId="4C1BC210" w14:textId="5FF0C1D1" w:rsidR="00E53D7F" w:rsidRDefault="00E53D7F" w:rsidP="007532CB">
      <w:pPr>
        <w:rPr>
          <w:ins w:id="287" w:author="Medina-Rojas Cristian-Rene" w:date="2021-09-20T15:37:00Z"/>
          <w:lang w:val="en-US"/>
        </w:rPr>
      </w:pPr>
    </w:p>
    <w:p w14:paraId="32485F3F" w14:textId="27D21C3D" w:rsidR="00E53D7F" w:rsidRDefault="00A9473F" w:rsidP="007532CB">
      <w:pPr>
        <w:rPr>
          <w:ins w:id="288" w:author="Medina-Rojas Cristian-Rene" w:date="2021-09-20T15:40:00Z"/>
          <w:lang w:val="en-US"/>
        </w:rPr>
      </w:pPr>
      <w:proofErr w:type="spellStart"/>
      <w:ins w:id="289" w:author="Medina-Rojas Cristian-Rene" w:date="2021-09-20T16:18:00Z">
        <w:r>
          <w:rPr>
            <w:lang w:val="en-US"/>
          </w:rPr>
          <w:t>Describiremos</w:t>
        </w:r>
        <w:proofErr w:type="spellEnd"/>
        <w:r>
          <w:rPr>
            <w:lang w:val="en-US"/>
          </w:rPr>
          <w:t xml:space="preserve"> </w:t>
        </w:r>
        <w:proofErr w:type="gramStart"/>
        <w:r>
          <w:rPr>
            <w:lang w:val="en-US"/>
          </w:rPr>
          <w:t xml:space="preserve">una </w:t>
        </w:r>
      </w:ins>
      <w:ins w:id="290" w:author="Medina-Rojas Cristian-Rene" w:date="2021-09-20T15:59:00Z">
        <w:r w:rsidR="001D470C">
          <w:rPr>
            <w:lang w:val="en-US"/>
          </w:rPr>
          <w:t xml:space="preserve"> breve</w:t>
        </w:r>
        <w:proofErr w:type="gramEnd"/>
        <w:r w:rsidR="001D470C">
          <w:rPr>
            <w:lang w:val="en-US"/>
          </w:rPr>
          <w:t xml:space="preserve"> </w:t>
        </w:r>
        <w:proofErr w:type="spellStart"/>
        <w:r w:rsidR="001D470C">
          <w:rPr>
            <w:lang w:val="en-US"/>
          </w:rPr>
          <w:t>explicaci</w:t>
        </w:r>
      </w:ins>
      <w:ins w:id="291" w:author="Medina-Rojas Cristian-Rene" w:date="2021-09-20T16:12:00Z">
        <w:r w:rsidR="0057767E">
          <w:rPr>
            <w:lang w:val="en-US"/>
          </w:rPr>
          <w:t>ó</w:t>
        </w:r>
      </w:ins>
      <w:ins w:id="292" w:author="Medina-Rojas Cristian-Rene" w:date="2021-09-20T15:59:00Z">
        <w:r w:rsidR="001D470C">
          <w:rPr>
            <w:lang w:val="en-US"/>
          </w:rPr>
          <w:t>n</w:t>
        </w:r>
        <w:proofErr w:type="spellEnd"/>
        <w:r w:rsidR="001D470C">
          <w:rPr>
            <w:lang w:val="en-US"/>
          </w:rPr>
          <w:t xml:space="preserve"> de las </w:t>
        </w:r>
        <w:proofErr w:type="spellStart"/>
        <w:r w:rsidR="001D470C">
          <w:rPr>
            <w:lang w:val="en-US"/>
          </w:rPr>
          <w:t>tecnologias</w:t>
        </w:r>
        <w:proofErr w:type="spellEnd"/>
        <w:r w:rsidR="001D470C">
          <w:rPr>
            <w:lang w:val="en-US"/>
          </w:rPr>
          <w:t xml:space="preserve"> SAP que </w:t>
        </w:r>
        <w:proofErr w:type="spellStart"/>
        <w:r w:rsidR="001D470C">
          <w:rPr>
            <w:lang w:val="en-US"/>
          </w:rPr>
          <w:t>usaremos</w:t>
        </w:r>
        <w:proofErr w:type="spellEnd"/>
        <w:r w:rsidR="001D470C">
          <w:rPr>
            <w:lang w:val="en-US"/>
          </w:rPr>
          <w:t xml:space="preserve"> para </w:t>
        </w:r>
        <w:proofErr w:type="spellStart"/>
        <w:r w:rsidR="001D470C">
          <w:rPr>
            <w:lang w:val="en-US"/>
          </w:rPr>
          <w:t>nuestro</w:t>
        </w:r>
        <w:proofErr w:type="spellEnd"/>
        <w:r w:rsidR="001D470C">
          <w:rPr>
            <w:lang w:val="en-US"/>
          </w:rPr>
          <w:t xml:space="preserve"> </w:t>
        </w:r>
      </w:ins>
      <w:proofErr w:type="spellStart"/>
      <w:ins w:id="293" w:author="Medina-Rojas Cristian-Rene" w:date="2021-09-20T16:01:00Z">
        <w:r w:rsidR="0057767E">
          <w:rPr>
            <w:lang w:val="en-US"/>
          </w:rPr>
          <w:t>d</w:t>
        </w:r>
      </w:ins>
      <w:ins w:id="294" w:author="Medina-Rojas Cristian-Rene" w:date="2021-09-20T16:00:00Z">
        <w:r w:rsidR="001D470C">
          <w:rPr>
            <w:lang w:val="en-US"/>
          </w:rPr>
          <w:t>esarrollo</w:t>
        </w:r>
      </w:ins>
      <w:proofErr w:type="spellEnd"/>
      <w:ins w:id="295" w:author="Medina-Rojas Cristian-Rene" w:date="2021-09-20T16:01:00Z">
        <w:r w:rsidR="0057767E">
          <w:rPr>
            <w:lang w:val="en-US"/>
          </w:rPr>
          <w:t>.</w:t>
        </w:r>
      </w:ins>
      <w:ins w:id="296" w:author="Medina-Rojas Cristian-Rene" w:date="2021-09-20T16:00:00Z">
        <w:r w:rsidR="001D470C">
          <w:rPr>
            <w:lang w:val="en-US"/>
          </w:rPr>
          <w:t xml:space="preserve"> </w:t>
        </w:r>
      </w:ins>
      <w:proofErr w:type="spellStart"/>
      <w:ins w:id="297" w:author="Medina-Rojas Cristian-Rene" w:date="2021-09-20T16:01:00Z">
        <w:r w:rsidR="0057767E">
          <w:rPr>
            <w:lang w:val="en-US"/>
          </w:rPr>
          <w:t>A</w:t>
        </w:r>
      </w:ins>
      <w:ins w:id="298" w:author="Medina-Rojas Cristian-Rene" w:date="2021-09-20T16:00:00Z">
        <w:r w:rsidR="001D470C">
          <w:rPr>
            <w:lang w:val="en-US"/>
          </w:rPr>
          <w:t>si</w:t>
        </w:r>
        <w:proofErr w:type="spellEnd"/>
        <w:r w:rsidR="001D470C">
          <w:rPr>
            <w:lang w:val="en-US"/>
          </w:rPr>
          <w:t xml:space="preserve"> </w:t>
        </w:r>
        <w:proofErr w:type="spellStart"/>
        <w:proofErr w:type="gramStart"/>
        <w:r w:rsidR="001D470C">
          <w:rPr>
            <w:lang w:val="en-US"/>
          </w:rPr>
          <w:t>mismo</w:t>
        </w:r>
        <w:proofErr w:type="spellEnd"/>
        <w:r w:rsidR="001D470C">
          <w:rPr>
            <w:lang w:val="en-US"/>
          </w:rPr>
          <w:t xml:space="preserve"> </w:t>
        </w:r>
      </w:ins>
      <w:ins w:id="299" w:author="Medina-Rojas Cristian-Rene" w:date="2021-09-20T15:37:00Z">
        <w:r w:rsidR="00E53D7F">
          <w:rPr>
            <w:lang w:val="en-US"/>
          </w:rPr>
          <w:t xml:space="preserve"> </w:t>
        </w:r>
      </w:ins>
      <w:proofErr w:type="spellStart"/>
      <w:ins w:id="300" w:author="Medina-Rojas Cristian-Rene" w:date="2021-09-20T15:38:00Z">
        <w:r w:rsidR="00E53D7F">
          <w:rPr>
            <w:lang w:val="en-US"/>
          </w:rPr>
          <w:t>describimos</w:t>
        </w:r>
        <w:proofErr w:type="spellEnd"/>
        <w:proofErr w:type="gram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todas</w:t>
        </w:r>
        <w:proofErr w:type="spellEnd"/>
        <w:r w:rsidR="00E53D7F">
          <w:rPr>
            <w:lang w:val="en-US"/>
          </w:rPr>
          <w:t xml:space="preserve"> las </w:t>
        </w:r>
        <w:proofErr w:type="spellStart"/>
        <w:r w:rsidR="00E53D7F">
          <w:rPr>
            <w:lang w:val="en-US"/>
          </w:rPr>
          <w:t>etapas</w:t>
        </w:r>
        <w:proofErr w:type="spell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llevadas</w:t>
        </w:r>
        <w:proofErr w:type="spell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acabo</w:t>
        </w:r>
        <w:proofErr w:type="spellEnd"/>
        <w:r w:rsidR="00E53D7F">
          <w:rPr>
            <w:lang w:val="en-US"/>
          </w:rPr>
          <w:t xml:space="preserve"> para </w:t>
        </w:r>
        <w:proofErr w:type="spellStart"/>
        <w:r w:rsidR="00E53D7F">
          <w:rPr>
            <w:lang w:val="en-US"/>
          </w:rPr>
          <w:t>cumplir</w:t>
        </w:r>
        <w:proofErr w:type="spell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nuestro</w:t>
        </w:r>
        <w:proofErr w:type="spell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objetivo</w:t>
        </w:r>
        <w:proofErr w:type="spellEnd"/>
        <w:r w:rsidR="00E53D7F">
          <w:rPr>
            <w:lang w:val="en-US"/>
          </w:rPr>
          <w:t xml:space="preserve"> </w:t>
        </w:r>
        <w:proofErr w:type="spellStart"/>
        <w:r w:rsidR="00E53D7F">
          <w:rPr>
            <w:lang w:val="en-US"/>
          </w:rPr>
          <w:t>desde</w:t>
        </w:r>
        <w:proofErr w:type="spellEnd"/>
        <w:r w:rsidR="00E53D7F">
          <w:rPr>
            <w:lang w:val="en-US"/>
          </w:rPr>
          <w:t xml:space="preserve"> un </w:t>
        </w:r>
        <w:proofErr w:type="spellStart"/>
        <w:r w:rsidR="00E53D7F">
          <w:rPr>
            <w:lang w:val="en-US"/>
          </w:rPr>
          <w:t>analisis</w:t>
        </w:r>
        <w:proofErr w:type="spellEnd"/>
        <w:r w:rsidR="00E53D7F">
          <w:rPr>
            <w:lang w:val="en-US"/>
          </w:rPr>
          <w:t xml:space="preserve"> a los </w:t>
        </w:r>
        <w:proofErr w:type="spellStart"/>
        <w:r w:rsidR="00E53D7F">
          <w:rPr>
            <w:lang w:val="en-US"/>
          </w:rPr>
          <w:t>requisit</w:t>
        </w:r>
      </w:ins>
      <w:ins w:id="301" w:author="Medina-Rojas Cristian-Rene" w:date="2021-09-20T15:39:00Z">
        <w:r w:rsidR="00E53D7F">
          <w:rPr>
            <w:lang w:val="en-US"/>
          </w:rPr>
          <w:t>os</w:t>
        </w:r>
        <w:proofErr w:type="spellEnd"/>
        <w:r w:rsidR="00E53D7F">
          <w:rPr>
            <w:lang w:val="en-US"/>
          </w:rPr>
          <w:t xml:space="preserve"> hasta la </w:t>
        </w:r>
        <w:proofErr w:type="spellStart"/>
        <w:r w:rsidR="00E53D7F">
          <w:rPr>
            <w:lang w:val="en-US"/>
          </w:rPr>
          <w:t>implementacion</w:t>
        </w:r>
        <w:proofErr w:type="spellEnd"/>
        <w:r w:rsidR="00E53D7F">
          <w:rPr>
            <w:lang w:val="en-US"/>
          </w:rPr>
          <w:t xml:space="preserve"> de la </w:t>
        </w:r>
        <w:proofErr w:type="spellStart"/>
        <w:r w:rsidR="00E53D7F">
          <w:rPr>
            <w:lang w:val="en-US"/>
          </w:rPr>
          <w:t>aplicaci</w:t>
        </w:r>
      </w:ins>
      <w:ins w:id="302" w:author="Medina-Rojas Cristian-Rene" w:date="2021-09-20T17:36:00Z">
        <w:r w:rsidR="008A4266">
          <w:rPr>
            <w:lang w:val="en-US"/>
          </w:rPr>
          <w:t>ó</w:t>
        </w:r>
      </w:ins>
      <w:ins w:id="303" w:author="Medina-Rojas Cristian-Rene" w:date="2021-09-20T15:39:00Z">
        <w:r w:rsidR="00E53D7F">
          <w:rPr>
            <w:lang w:val="en-US"/>
          </w:rPr>
          <w:t>n</w:t>
        </w:r>
        <w:proofErr w:type="spellEnd"/>
        <w:r w:rsidR="00E53D7F">
          <w:rPr>
            <w:lang w:val="en-US"/>
          </w:rPr>
          <w:t xml:space="preserve"> </w:t>
        </w:r>
      </w:ins>
      <w:ins w:id="304" w:author="Medina-Rojas Cristian-Rene" w:date="2021-09-20T16:02:00Z">
        <w:r w:rsidR="0057767E">
          <w:rPr>
            <w:lang w:val="en-US"/>
          </w:rPr>
          <w:t>.</w:t>
        </w:r>
      </w:ins>
    </w:p>
    <w:p w14:paraId="6964BFB3" w14:textId="591B23DF" w:rsidR="00E53D7F" w:rsidRDefault="00E53D7F" w:rsidP="007532CB">
      <w:pPr>
        <w:rPr>
          <w:ins w:id="305" w:author="Medina-Rojas Cristian-Rene" w:date="2021-09-20T15:40:00Z"/>
          <w:lang w:val="en-US"/>
        </w:rPr>
      </w:pPr>
    </w:p>
    <w:p w14:paraId="013C06CB" w14:textId="3FD5D620" w:rsidR="00E53D7F" w:rsidRDefault="00E53D7F" w:rsidP="007532CB">
      <w:pPr>
        <w:rPr>
          <w:ins w:id="306" w:author="Medina-Rojas Cristian-Rene" w:date="2021-09-20T15:36:00Z"/>
          <w:lang w:val="en-US"/>
        </w:rPr>
      </w:pPr>
      <w:proofErr w:type="spellStart"/>
      <w:ins w:id="307" w:author="Medina-Rojas Cristian-Rene" w:date="2021-09-20T15:40:00Z">
        <w:r>
          <w:rPr>
            <w:lang w:val="en-US"/>
          </w:rPr>
          <w:t>Finalmente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document</w:t>
        </w:r>
      </w:ins>
      <w:ins w:id="308" w:author="Medina-Rojas Cristian-Rene" w:date="2021-09-20T16:06:00Z">
        <w:r w:rsidR="0057767E">
          <w:rPr>
            <w:lang w:val="en-US"/>
          </w:rPr>
          <w:t>o</w:t>
        </w:r>
      </w:ins>
      <w:proofErr w:type="spellEnd"/>
      <w:ins w:id="309" w:author="Medina-Rojas Cristian-Rene" w:date="2021-09-20T15:40:00Z"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haremo</w:t>
        </w:r>
      </w:ins>
      <w:ins w:id="310" w:author="Medina-Rojas Cristian-Rene" w:date="2021-09-20T15:41:00Z">
        <w:r>
          <w:rPr>
            <w:lang w:val="en-US"/>
          </w:rPr>
          <w:t>s</w:t>
        </w:r>
        <w:proofErr w:type="spellEnd"/>
        <w:r>
          <w:rPr>
            <w:lang w:val="en-US"/>
          </w:rPr>
          <w:t xml:space="preserve"> un </w:t>
        </w:r>
        <w:proofErr w:type="spellStart"/>
        <w:r>
          <w:rPr>
            <w:lang w:val="en-US"/>
          </w:rPr>
          <w:t>analisis</w:t>
        </w:r>
        <w:proofErr w:type="spellEnd"/>
        <w:r>
          <w:rPr>
            <w:lang w:val="en-US"/>
          </w:rPr>
          <w:t xml:space="preserve"> de los </w:t>
        </w:r>
        <w:proofErr w:type="spellStart"/>
        <w:r>
          <w:rPr>
            <w:lang w:val="en-US"/>
          </w:rPr>
          <w:t>resultados</w:t>
        </w:r>
        <w:proofErr w:type="spellEnd"/>
        <w:r>
          <w:rPr>
            <w:lang w:val="en-US"/>
          </w:rPr>
          <w:t xml:space="preserve"> </w:t>
        </w:r>
      </w:ins>
      <w:ins w:id="311" w:author="Medina-Rojas Cristian-Rene" w:date="2021-09-20T15:57:00Z">
        <w:r w:rsidR="001D470C">
          <w:rPr>
            <w:lang w:val="en-US"/>
          </w:rPr>
          <w:t xml:space="preserve">y </w:t>
        </w:r>
      </w:ins>
      <w:proofErr w:type="spellStart"/>
      <w:ins w:id="312" w:author="Medina-Rojas Cristian-Rene" w:date="2021-09-20T15:41:00Z">
        <w:r>
          <w:rPr>
            <w:lang w:val="en-US"/>
          </w:rPr>
          <w:t>como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Desarrollo de </w:t>
        </w:r>
        <w:proofErr w:type="spellStart"/>
        <w:r>
          <w:rPr>
            <w:lang w:val="en-US"/>
          </w:rPr>
          <w:t>esta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aplicacion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nos</w:t>
        </w:r>
        <w:proofErr w:type="spellEnd"/>
        <w:r>
          <w:rPr>
            <w:lang w:val="en-US"/>
          </w:rPr>
          <w:t xml:space="preserve"> ha </w:t>
        </w:r>
        <w:proofErr w:type="spellStart"/>
        <w:r>
          <w:rPr>
            <w:lang w:val="en-US"/>
          </w:rPr>
          <w:t>permitido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313" w:author="Medina-Rojas Cristian-Rene" w:date="2021-09-20T15:43:00Z">
        <w:r>
          <w:rPr>
            <w:lang w:val="en-US"/>
          </w:rPr>
          <w:t>demostrarnos</w:t>
        </w:r>
        <w:proofErr w:type="spellEnd"/>
        <w:r>
          <w:rPr>
            <w:lang w:val="en-US"/>
          </w:rPr>
          <w:t xml:space="preserve"> los </w:t>
        </w:r>
        <w:proofErr w:type="spellStart"/>
        <w:r>
          <w:rPr>
            <w:lang w:val="en-US"/>
          </w:rPr>
          <w:t>conocimientos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adquiridos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en</w:t>
        </w:r>
        <w:proofErr w:type="spellEnd"/>
        <w:r>
          <w:rPr>
            <w:lang w:val="en-US"/>
          </w:rPr>
          <w:t xml:space="preserve"> la Carrera </w:t>
        </w:r>
        <w:proofErr w:type="spellStart"/>
        <w:r>
          <w:rPr>
            <w:lang w:val="en-US"/>
          </w:rPr>
          <w:t>asi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como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aprendizaje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314" w:author="Medina-Rojas Cristian-Rene" w:date="2021-09-20T15:41:00Z">
        <w:r>
          <w:rPr>
            <w:lang w:val="en-US"/>
          </w:rPr>
          <w:t>conocimientos</w:t>
        </w:r>
        <w:proofErr w:type="spellEnd"/>
        <w:r>
          <w:rPr>
            <w:lang w:val="en-US"/>
          </w:rPr>
          <w:t xml:space="preserve"> </w:t>
        </w:r>
      </w:ins>
      <w:ins w:id="315" w:author="Medina-Rojas Cristian-Rene" w:date="2021-09-20T15:42:00Z">
        <w:r>
          <w:rPr>
            <w:lang w:val="en-US"/>
          </w:rPr>
          <w:t xml:space="preserve">de </w:t>
        </w:r>
        <w:proofErr w:type="spellStart"/>
        <w:r>
          <w:rPr>
            <w:lang w:val="en-US"/>
          </w:rPr>
          <w:t>nuevas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tecnologias</w:t>
        </w:r>
      </w:ins>
      <w:proofErr w:type="spellEnd"/>
      <w:ins w:id="316" w:author="Medina-Rojas Cristian-Rene" w:date="2021-09-20T15:43:00Z">
        <w:r>
          <w:rPr>
            <w:lang w:val="en-US"/>
          </w:rPr>
          <w:t>.</w:t>
        </w:r>
      </w:ins>
      <w:ins w:id="317" w:author="Medina-Rojas Cristian-Rene" w:date="2021-09-20T15:42:00Z">
        <w:r>
          <w:rPr>
            <w:lang w:val="en-US"/>
          </w:rPr>
          <w:t xml:space="preserve"> </w:t>
        </w:r>
      </w:ins>
    </w:p>
    <w:bookmarkEnd w:id="61"/>
    <w:p w14:paraId="6A16586D" w14:textId="035C25EE" w:rsidR="0091494C" w:rsidRPr="00867214" w:rsidDel="003864AA" w:rsidRDefault="0091494C">
      <w:pPr>
        <w:rPr>
          <w:del w:id="318" w:author="Medina-Rojas Cristian-Rene" w:date="2021-09-20T17:40:00Z"/>
          <w:lang w:val="en-US"/>
        </w:rPr>
      </w:pPr>
    </w:p>
    <w:p w14:paraId="28CF4BE6" w14:textId="242F5E02" w:rsidR="00F4310D" w:rsidRPr="00DC2698" w:rsidRDefault="00F4310D">
      <w:pPr>
        <w:spacing w:after="200" w:line="240" w:lineRule="auto"/>
        <w:jc w:val="left"/>
        <w:rPr>
          <w:lang w:val="en-GB"/>
        </w:rPr>
      </w:pPr>
      <w:r w:rsidRPr="00DC2698">
        <w:rPr>
          <w:lang w:val="en-GB"/>
        </w:rPr>
        <w:br w:type="page"/>
      </w:r>
    </w:p>
    <w:p w14:paraId="38E55706" w14:textId="30933F38" w:rsidR="00F4310D" w:rsidRPr="00F4310D" w:rsidRDefault="00F4310D" w:rsidP="00F4310D">
      <w:pPr>
        <w:spacing w:after="200" w:line="240" w:lineRule="auto"/>
        <w:jc w:val="left"/>
        <w:rPr>
          <w:b/>
          <w:sz w:val="36"/>
          <w:szCs w:val="36"/>
          <w:lang w:val="en-GB"/>
        </w:rPr>
      </w:pPr>
      <w:r w:rsidRPr="00F4310D">
        <w:rPr>
          <w:b/>
          <w:sz w:val="36"/>
          <w:szCs w:val="36"/>
          <w:lang w:val="en-GB"/>
        </w:rPr>
        <w:lastRenderedPageBreak/>
        <w:t>Abstract</w:t>
      </w:r>
    </w:p>
    <w:p w14:paraId="368E9E1D" w14:textId="115D3562" w:rsidR="00B63C98" w:rsidRDefault="00B63C98">
      <w:pPr>
        <w:rPr>
          <w:ins w:id="319" w:author="Medina-Rojas Cristian-Rene" w:date="2021-09-22T18:45:00Z"/>
          <w:lang w:val="en-US"/>
        </w:rPr>
      </w:pPr>
    </w:p>
    <w:p w14:paraId="3FD5AAD2" w14:textId="0307194D" w:rsidR="00651366" w:rsidRDefault="00651366">
      <w:pPr>
        <w:rPr>
          <w:ins w:id="320" w:author="Medina-Rojas Cristian-Rene" w:date="2021-09-22T18:45:00Z"/>
          <w:lang w:val="en-US"/>
        </w:rPr>
      </w:pPr>
    </w:p>
    <w:p w14:paraId="42625EBD" w14:textId="52D9423E" w:rsidR="00651366" w:rsidRDefault="00651366">
      <w:pPr>
        <w:rPr>
          <w:ins w:id="321" w:author="Medina-Rojas Cristian-Rene" w:date="2021-09-22T18:45:00Z"/>
          <w:lang w:val="en-US"/>
        </w:rPr>
      </w:pPr>
    </w:p>
    <w:p w14:paraId="73CF1D3C" w14:textId="6BA18965" w:rsidR="00651366" w:rsidRDefault="00651366">
      <w:pPr>
        <w:rPr>
          <w:ins w:id="322" w:author="Medina-Rojas Cristian-Rene" w:date="2021-09-22T18:45:00Z"/>
          <w:lang w:val="en-US"/>
        </w:rPr>
      </w:pPr>
    </w:p>
    <w:p w14:paraId="2F20D89C" w14:textId="1A22A853" w:rsidR="00651366" w:rsidRDefault="00651366">
      <w:pPr>
        <w:rPr>
          <w:ins w:id="323" w:author="Medina-Rojas Cristian-Rene" w:date="2021-09-22T18:45:00Z"/>
          <w:lang w:val="en-US"/>
        </w:rPr>
      </w:pPr>
    </w:p>
    <w:p w14:paraId="3EA02EDA" w14:textId="22322B9A" w:rsidR="00651366" w:rsidRDefault="00651366">
      <w:pPr>
        <w:rPr>
          <w:ins w:id="324" w:author="Medina-Rojas Cristian-Rene" w:date="2021-09-22T18:45:00Z"/>
          <w:lang w:val="en-US"/>
        </w:rPr>
      </w:pPr>
    </w:p>
    <w:p w14:paraId="79BF7494" w14:textId="40E85677" w:rsidR="00651366" w:rsidRDefault="00651366">
      <w:pPr>
        <w:rPr>
          <w:ins w:id="325" w:author="Medina-Rojas Cristian-Rene" w:date="2021-09-22T18:45:00Z"/>
          <w:lang w:val="en-US"/>
        </w:rPr>
      </w:pPr>
    </w:p>
    <w:p w14:paraId="2C49E115" w14:textId="294CB1E8" w:rsidR="00651366" w:rsidRDefault="00651366">
      <w:pPr>
        <w:rPr>
          <w:ins w:id="326" w:author="Medina-Rojas Cristian-Rene" w:date="2021-09-22T18:45:00Z"/>
          <w:lang w:val="en-US"/>
        </w:rPr>
      </w:pPr>
    </w:p>
    <w:p w14:paraId="7E51CB7F" w14:textId="22F8CC83" w:rsidR="00651366" w:rsidRDefault="00651366">
      <w:pPr>
        <w:rPr>
          <w:ins w:id="327" w:author="Medina-Rojas Cristian-Rene" w:date="2021-09-22T18:45:00Z"/>
          <w:lang w:val="en-US"/>
        </w:rPr>
      </w:pPr>
    </w:p>
    <w:p w14:paraId="3DCA7D5B" w14:textId="1C37D5A4" w:rsidR="00651366" w:rsidRDefault="00651366">
      <w:pPr>
        <w:rPr>
          <w:ins w:id="328" w:author="Medina-Rojas Cristian-Rene" w:date="2021-09-22T18:45:00Z"/>
          <w:lang w:val="en-US"/>
        </w:rPr>
      </w:pPr>
    </w:p>
    <w:p w14:paraId="250BB64B" w14:textId="4D5D1A2F" w:rsidR="00651366" w:rsidRDefault="00651366">
      <w:pPr>
        <w:rPr>
          <w:ins w:id="329" w:author="Medina-Rojas Cristian-Rene" w:date="2021-09-22T18:45:00Z"/>
          <w:lang w:val="en-US"/>
        </w:rPr>
      </w:pPr>
    </w:p>
    <w:p w14:paraId="07C26D19" w14:textId="48DFFA66" w:rsidR="00651366" w:rsidRDefault="00651366">
      <w:pPr>
        <w:rPr>
          <w:ins w:id="330" w:author="Medina-Rojas Cristian-Rene" w:date="2021-09-22T18:45:00Z"/>
          <w:lang w:val="en-US"/>
        </w:rPr>
      </w:pPr>
    </w:p>
    <w:p w14:paraId="5395FC3C" w14:textId="3BFA7A31" w:rsidR="00651366" w:rsidRDefault="00651366">
      <w:pPr>
        <w:rPr>
          <w:ins w:id="331" w:author="Medina-Rojas Cristian-Rene" w:date="2021-09-22T18:45:00Z"/>
          <w:lang w:val="en-US"/>
        </w:rPr>
      </w:pPr>
    </w:p>
    <w:p w14:paraId="132E6EF6" w14:textId="77639FF1" w:rsidR="00651366" w:rsidRDefault="00651366">
      <w:pPr>
        <w:rPr>
          <w:ins w:id="332" w:author="Medina-Rojas Cristian-Rene" w:date="2021-09-22T18:45:00Z"/>
          <w:lang w:val="en-US"/>
        </w:rPr>
      </w:pPr>
    </w:p>
    <w:p w14:paraId="43FBD2D1" w14:textId="2ED375EB" w:rsidR="00651366" w:rsidRDefault="00651366">
      <w:pPr>
        <w:rPr>
          <w:ins w:id="333" w:author="Medina-Rojas Cristian-Rene" w:date="2021-09-22T18:45:00Z"/>
          <w:lang w:val="en-US"/>
        </w:rPr>
      </w:pPr>
    </w:p>
    <w:p w14:paraId="015F719F" w14:textId="45968B8C" w:rsidR="00651366" w:rsidRDefault="00651366">
      <w:pPr>
        <w:rPr>
          <w:ins w:id="334" w:author="Medina-Rojas Cristian-Rene" w:date="2021-09-22T18:45:00Z"/>
          <w:lang w:val="en-US"/>
        </w:rPr>
      </w:pPr>
    </w:p>
    <w:p w14:paraId="3B7448D6" w14:textId="771B09EA" w:rsidR="00651366" w:rsidRDefault="00651366">
      <w:pPr>
        <w:rPr>
          <w:ins w:id="335" w:author="Medina-Rojas Cristian-Rene" w:date="2021-09-22T18:45:00Z"/>
          <w:lang w:val="en-US"/>
        </w:rPr>
      </w:pPr>
    </w:p>
    <w:p w14:paraId="63583D7B" w14:textId="4B3B920B" w:rsidR="00651366" w:rsidRDefault="00651366">
      <w:pPr>
        <w:rPr>
          <w:ins w:id="336" w:author="Medina-Rojas Cristian-Rene" w:date="2021-09-22T18:45:00Z"/>
          <w:lang w:val="en-US"/>
        </w:rPr>
      </w:pPr>
    </w:p>
    <w:p w14:paraId="475E7B39" w14:textId="0EAA21A3" w:rsidR="00651366" w:rsidRDefault="00651366">
      <w:pPr>
        <w:rPr>
          <w:ins w:id="337" w:author="Medina-Rojas Cristian-Rene" w:date="2021-09-22T18:45:00Z"/>
          <w:lang w:val="en-US"/>
        </w:rPr>
      </w:pPr>
    </w:p>
    <w:p w14:paraId="2FD91B38" w14:textId="36F6053E" w:rsidR="00651366" w:rsidRDefault="00651366">
      <w:pPr>
        <w:rPr>
          <w:ins w:id="338" w:author="Medina-Rojas Cristian-Rene" w:date="2021-09-22T18:45:00Z"/>
          <w:lang w:val="en-US"/>
        </w:rPr>
      </w:pPr>
    </w:p>
    <w:p w14:paraId="1733E375" w14:textId="3CA9C15E" w:rsidR="00651366" w:rsidRDefault="00651366">
      <w:pPr>
        <w:rPr>
          <w:ins w:id="339" w:author="Medina-Rojas Cristian-Rene" w:date="2021-09-22T18:45:00Z"/>
          <w:lang w:val="en-US"/>
        </w:rPr>
      </w:pPr>
    </w:p>
    <w:p w14:paraId="576C0006" w14:textId="6549CDF4" w:rsidR="00651366" w:rsidRDefault="00651366">
      <w:pPr>
        <w:rPr>
          <w:ins w:id="340" w:author="Medina-Rojas Cristian-Rene" w:date="2021-09-22T18:45:00Z"/>
          <w:lang w:val="en-US"/>
        </w:rPr>
      </w:pPr>
    </w:p>
    <w:p w14:paraId="5B6EF96F" w14:textId="4B63F176" w:rsidR="00651366" w:rsidRDefault="00651366">
      <w:pPr>
        <w:rPr>
          <w:ins w:id="341" w:author="Medina-Rojas Cristian-Rene" w:date="2021-09-22T18:45:00Z"/>
          <w:lang w:val="en-US"/>
        </w:rPr>
      </w:pPr>
    </w:p>
    <w:p w14:paraId="54332969" w14:textId="49C8906A" w:rsidR="00651366" w:rsidRDefault="00651366">
      <w:pPr>
        <w:rPr>
          <w:ins w:id="342" w:author="Medina-Rojas Cristian-Rene" w:date="2021-09-22T18:45:00Z"/>
          <w:lang w:val="en-US"/>
        </w:rPr>
      </w:pPr>
    </w:p>
    <w:p w14:paraId="2E59023C" w14:textId="27B77577" w:rsidR="00651366" w:rsidRDefault="00651366">
      <w:pPr>
        <w:rPr>
          <w:ins w:id="343" w:author="Medina-Rojas Cristian-Rene" w:date="2021-09-22T18:45:00Z"/>
          <w:lang w:val="en-US"/>
        </w:rPr>
      </w:pPr>
    </w:p>
    <w:p w14:paraId="44221C83" w14:textId="77777777" w:rsidR="00651366" w:rsidRDefault="00651366">
      <w:pPr>
        <w:rPr>
          <w:ins w:id="344" w:author="Medina-Rojas Cristian-Rene" w:date="2021-09-22T18:04:00Z"/>
          <w:lang w:val="en-US"/>
        </w:rPr>
      </w:pPr>
    </w:p>
    <w:p w14:paraId="7F275AE6" w14:textId="23D72663" w:rsidR="00B63C98" w:rsidRDefault="00B63C98">
      <w:pPr>
        <w:rPr>
          <w:ins w:id="345" w:author="Medina-Rojas Cristian-Rene" w:date="2021-09-22T18:04:00Z"/>
          <w:lang w:val="en-US"/>
        </w:rPr>
      </w:pPr>
    </w:p>
    <w:p w14:paraId="0FE86F1F" w14:textId="62FBB2DB" w:rsidR="00B63C98" w:rsidRDefault="00B63C98">
      <w:pPr>
        <w:rPr>
          <w:ins w:id="346" w:author="Medina-Rojas Cristian-Rene" w:date="2021-09-22T18:04:00Z"/>
          <w:lang w:val="en-US"/>
        </w:rPr>
      </w:pPr>
    </w:p>
    <w:p w14:paraId="6D09570B" w14:textId="1A5D38E2" w:rsidR="00B63C98" w:rsidRDefault="00B63C98">
      <w:pPr>
        <w:rPr>
          <w:ins w:id="347" w:author="Medina-Rojas Cristian-Rene" w:date="2021-09-22T18:04:00Z"/>
          <w:lang w:val="en-US"/>
        </w:rPr>
      </w:pPr>
    </w:p>
    <w:p w14:paraId="055C018F" w14:textId="35B47B0E" w:rsidR="00B63C98" w:rsidRDefault="00B63C98">
      <w:pPr>
        <w:rPr>
          <w:ins w:id="348" w:author="Medina-Rojas Cristian-Rene" w:date="2021-09-22T18:04:00Z"/>
          <w:lang w:val="en-US"/>
        </w:rPr>
      </w:pPr>
    </w:p>
    <w:p w14:paraId="67E19316" w14:textId="53D4AC60" w:rsidR="00B63C98" w:rsidRDefault="00B63C98">
      <w:pPr>
        <w:rPr>
          <w:ins w:id="349" w:author="Medina-Rojas Cristian-Rene" w:date="2021-09-22T18:04:00Z"/>
          <w:lang w:val="en-US"/>
        </w:rPr>
      </w:pPr>
    </w:p>
    <w:p w14:paraId="20E5C29B" w14:textId="29678515" w:rsidR="00B63C98" w:rsidRDefault="00B63C98">
      <w:pPr>
        <w:rPr>
          <w:ins w:id="350" w:author="Medina-Rojas Cristian-Rene" w:date="2021-09-22T18:04:00Z"/>
          <w:lang w:val="en-US"/>
        </w:rPr>
      </w:pPr>
    </w:p>
    <w:p w14:paraId="54768EEC" w14:textId="6355C45B" w:rsidR="00B63C98" w:rsidRDefault="00B63C98">
      <w:pPr>
        <w:rPr>
          <w:ins w:id="351" w:author="Medina-Rojas Cristian-Rene" w:date="2021-09-22T18:04:00Z"/>
          <w:lang w:val="en-US"/>
        </w:rPr>
      </w:pPr>
    </w:p>
    <w:p w14:paraId="6C5AC1FB" w14:textId="70D09BBD" w:rsidR="00B63C98" w:rsidRDefault="00B63C98">
      <w:pPr>
        <w:rPr>
          <w:ins w:id="352" w:author="Medina-Rojas Cristian-Rene" w:date="2021-09-22T18:04:00Z"/>
          <w:lang w:val="en-US"/>
        </w:rPr>
      </w:pPr>
    </w:p>
    <w:customXmlInsRangeStart w:id="353" w:author="Medina-Rojas Cristian-Rene" w:date="2021-09-22T18:04:00Z"/>
    <w:sdt>
      <w:sdtPr>
        <w:id w:val="259942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sz w:val="22"/>
          <w:szCs w:val="24"/>
          <w:lang w:val="es-ES_tradnl" w:eastAsia="ja-JP"/>
        </w:rPr>
      </w:sdtEndPr>
      <w:sdtContent>
        <w:customXmlInsRangeEnd w:id="353"/>
        <w:p w14:paraId="59DD3F1E" w14:textId="394BC53B" w:rsidR="00B63C98" w:rsidRDefault="00B63C98">
          <w:pPr>
            <w:pStyle w:val="TtuloTDC"/>
            <w:rPr>
              <w:ins w:id="354" w:author="Medina-Rojas Cristian-Rene" w:date="2021-09-22T18:48:00Z"/>
            </w:rPr>
          </w:pPr>
          <w:ins w:id="355" w:author="Medina-Rojas Cristian-Rene" w:date="2021-09-22T18:04:00Z">
            <w:r>
              <w:t>Contenido</w:t>
            </w:r>
          </w:ins>
        </w:p>
        <w:p w14:paraId="2ADA3743" w14:textId="77777777" w:rsidR="00A75A16" w:rsidRPr="00A75A16" w:rsidRDefault="00A75A16" w:rsidP="00A75A16">
          <w:pPr>
            <w:rPr>
              <w:ins w:id="356" w:author="Medina-Rojas Cristian-Rene" w:date="2021-09-22T18:04:00Z"/>
              <w:lang w:val="es-ES" w:eastAsia="es-ES"/>
              <w:rPrChange w:id="357" w:author="Medina-Rojas Cristian-Rene" w:date="2021-09-22T18:48:00Z">
                <w:rPr>
                  <w:ins w:id="358" w:author="Medina-Rojas Cristian-Rene" w:date="2021-09-22T18:04:00Z"/>
                </w:rPr>
              </w:rPrChange>
            </w:rPr>
            <w:pPrChange w:id="359" w:author="Medina-Rojas Cristian-Rene" w:date="2021-09-22T18:48:00Z">
              <w:pPr>
                <w:pStyle w:val="TtuloTDC"/>
              </w:pPr>
            </w:pPrChange>
          </w:pPr>
        </w:p>
        <w:p w14:paraId="62C6B5C7" w14:textId="1AD8EDF2" w:rsidR="007D23E3" w:rsidRDefault="00B63C98">
          <w:pPr>
            <w:pStyle w:val="TDC1"/>
            <w:tabs>
              <w:tab w:val="left" w:pos="440"/>
              <w:tab w:val="right" w:leader="dot" w:pos="8488"/>
            </w:tabs>
            <w:rPr>
              <w:ins w:id="360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361" w:author="Medina-Rojas Cristian-Rene" w:date="2021-09-22T18:04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ins w:id="362" w:author="Medina-Rojas Cristian-Rene" w:date="2021-09-22T18:48:00Z">
            <w:r w:rsidR="007D23E3" w:rsidRPr="00F76CC7">
              <w:rPr>
                <w:rStyle w:val="Hipervnculo"/>
                <w:noProof/>
              </w:rPr>
              <w:fldChar w:fldCharType="begin"/>
            </w:r>
            <w:r w:rsidR="007D23E3" w:rsidRPr="00F76CC7">
              <w:rPr>
                <w:rStyle w:val="Hipervnculo"/>
                <w:noProof/>
              </w:rPr>
              <w:instrText xml:space="preserve"> </w:instrText>
            </w:r>
            <w:r w:rsidR="007D23E3">
              <w:rPr>
                <w:noProof/>
              </w:rPr>
              <w:instrText>HYPERLINK \l "_Toc83228917"</w:instrText>
            </w:r>
            <w:r w:rsidR="007D23E3" w:rsidRPr="00F76CC7">
              <w:rPr>
                <w:rStyle w:val="Hipervnculo"/>
                <w:noProof/>
              </w:rPr>
              <w:instrText xml:space="preserve"> </w:instrText>
            </w:r>
            <w:r w:rsidR="007D23E3" w:rsidRPr="00F76CC7">
              <w:rPr>
                <w:rStyle w:val="Hipervnculo"/>
                <w:noProof/>
              </w:rPr>
            </w:r>
            <w:r w:rsidR="007D23E3" w:rsidRPr="00F76CC7">
              <w:rPr>
                <w:rStyle w:val="Hipervnculo"/>
                <w:noProof/>
              </w:rPr>
              <w:fldChar w:fldCharType="separate"/>
            </w:r>
            <w:r w:rsidR="007D23E3" w:rsidRPr="00F76CC7">
              <w:rPr>
                <w:rStyle w:val="Hipervnculo"/>
                <w:noProof/>
              </w:rPr>
              <w:t>1</w:t>
            </w:r>
            <w:r w:rsidR="007D23E3">
              <w:rPr>
                <w:b w:val="0"/>
                <w:noProof/>
                <w:szCs w:val="22"/>
                <w:lang w:val="es-ES" w:eastAsia="es-ES"/>
              </w:rPr>
              <w:tab/>
            </w:r>
            <w:r w:rsidR="007D23E3" w:rsidRPr="00F76CC7">
              <w:rPr>
                <w:rStyle w:val="Hipervnculo"/>
                <w:noProof/>
              </w:rPr>
              <w:t>Introducción</w:t>
            </w:r>
            <w:r w:rsidR="007D23E3">
              <w:rPr>
                <w:noProof/>
                <w:webHidden/>
              </w:rPr>
              <w:tab/>
            </w:r>
            <w:r w:rsidR="007D23E3">
              <w:rPr>
                <w:noProof/>
                <w:webHidden/>
              </w:rPr>
              <w:fldChar w:fldCharType="begin"/>
            </w:r>
            <w:r w:rsidR="007D23E3">
              <w:rPr>
                <w:noProof/>
                <w:webHidden/>
              </w:rPr>
              <w:instrText xml:space="preserve"> PAGEREF _Toc83228917 \h </w:instrText>
            </w:r>
            <w:r w:rsidR="007D23E3">
              <w:rPr>
                <w:noProof/>
                <w:webHidden/>
              </w:rPr>
            </w:r>
          </w:ins>
          <w:r w:rsidR="007D23E3">
            <w:rPr>
              <w:noProof/>
              <w:webHidden/>
            </w:rPr>
            <w:fldChar w:fldCharType="separate"/>
          </w:r>
          <w:ins w:id="363" w:author="Medina-Rojas Cristian-Rene" w:date="2021-09-22T18:48:00Z">
            <w:r w:rsidR="007D23E3">
              <w:rPr>
                <w:noProof/>
                <w:webHidden/>
              </w:rPr>
              <w:t>1</w:t>
            </w:r>
            <w:r w:rsidR="007D23E3">
              <w:rPr>
                <w:noProof/>
                <w:webHidden/>
              </w:rPr>
              <w:fldChar w:fldCharType="end"/>
            </w:r>
            <w:r w:rsidR="007D23E3" w:rsidRPr="00F76CC7">
              <w:rPr>
                <w:rStyle w:val="Hipervnculo"/>
                <w:noProof/>
              </w:rPr>
              <w:fldChar w:fldCharType="end"/>
            </w:r>
          </w:ins>
        </w:p>
        <w:p w14:paraId="7C387BD1" w14:textId="7579E1C9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64" w:author="Medina-Rojas Cristian-Rene" w:date="2021-09-22T18:48:00Z"/>
              <w:noProof/>
              <w:szCs w:val="22"/>
              <w:lang w:val="es-ES" w:eastAsia="es-ES"/>
            </w:rPr>
          </w:pPr>
          <w:ins w:id="365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"_Toc83228918"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1.1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Justificación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_Toc83228918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66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1DF2E9AE" w14:textId="284BBB06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67" w:author="Medina-Rojas Cristian-Rene" w:date="2021-09-22T18:48:00Z"/>
              <w:noProof/>
              <w:szCs w:val="22"/>
              <w:lang w:val="es-ES" w:eastAsia="es-ES"/>
            </w:rPr>
          </w:pPr>
          <w:ins w:id="368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"_Toc83228919"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1.2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_Toc83228919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69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0AFB694B" w14:textId="1D367444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70" w:author="Medina-Rojas Cristian-Rene" w:date="2021-09-22T18:48:00Z"/>
              <w:noProof/>
              <w:szCs w:val="22"/>
              <w:lang w:val="es-ES" w:eastAsia="es-ES"/>
            </w:rPr>
          </w:pPr>
          <w:ins w:id="371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"_Toc83228920"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1.3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Planificación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72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6A0314BF" w14:textId="35FAD381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373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374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"_Toc83228921"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75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133FCD90" w14:textId="32795FD3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76" w:author="Medina-Rojas Cristian-Rene" w:date="2021-09-22T18:48:00Z"/>
              <w:noProof/>
              <w:szCs w:val="22"/>
              <w:lang w:val="es-ES" w:eastAsia="es-ES"/>
            </w:rPr>
          </w:pPr>
          <w:ins w:id="377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"_Toc83228922"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Sistema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78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11BDCF8D" w14:textId="224FE41A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79" w:author="Medina-Rojas Cristian-Rene" w:date="2021-09-22T18:48:00Z"/>
              <w:noProof/>
              <w:szCs w:val="22"/>
              <w:lang w:val="es-ES" w:eastAsia="es-ES"/>
            </w:rPr>
          </w:pPr>
          <w:ins w:id="380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"_Toc83228923"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SAP Cloud Plataform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81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39D01D94" w14:textId="034614F2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82" w:author="Medina-Rojas Cristian-Rene" w:date="2021-09-22T18:48:00Z"/>
              <w:noProof/>
              <w:szCs w:val="22"/>
              <w:lang w:val="es-ES" w:eastAsia="es-ES"/>
            </w:rPr>
          </w:pPr>
          <w:ins w:id="383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"_Toc83228924"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2.3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SAP Fiori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84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000B89F1" w14:textId="18605056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85" w:author="Medina-Rojas Cristian-Rene" w:date="2021-09-22T18:48:00Z"/>
              <w:noProof/>
              <w:szCs w:val="22"/>
              <w:lang w:val="es-ES" w:eastAsia="es-ES"/>
            </w:rPr>
          </w:pPr>
          <w:ins w:id="386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"_Toc83228925"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2.4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SAP Cloud Foundry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87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55B7877D" w14:textId="24BA5BF9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88" w:author="Medina-Rojas Cristian-Rene" w:date="2021-09-22T18:48:00Z"/>
              <w:noProof/>
              <w:szCs w:val="22"/>
              <w:lang w:val="es-ES" w:eastAsia="es-ES"/>
            </w:rPr>
          </w:pPr>
          <w:ins w:id="389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"_Toc83228926"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2.5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SAP 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90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7CD5B54D" w14:textId="46B15285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91" w:author="Medina-Rojas Cristian-Rene" w:date="2021-09-22T18:48:00Z"/>
              <w:noProof/>
              <w:szCs w:val="22"/>
              <w:lang w:val="es-ES" w:eastAsia="es-ES"/>
            </w:rPr>
          </w:pPr>
          <w:ins w:id="392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"_Toc83228927"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2.6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Servicio de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93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2D995238" w14:textId="0A1E8509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394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395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"_Toc83228928"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3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Configuración del Software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96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6DF402EF" w14:textId="79CEC192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397" w:author="Medina-Rojas Cristian-Rene" w:date="2021-09-22T18:48:00Z"/>
              <w:noProof/>
              <w:szCs w:val="22"/>
              <w:lang w:val="es-ES" w:eastAsia="es-ES"/>
            </w:rPr>
          </w:pPr>
          <w:ins w:id="398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"_Toc83228929"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3.1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Cuentas SAP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_Toc83228929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99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45218DCD" w14:textId="227F76C2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00" w:author="Medina-Rojas Cristian-Rene" w:date="2021-09-22T18:48:00Z"/>
              <w:noProof/>
              <w:szCs w:val="22"/>
              <w:lang w:val="es-ES" w:eastAsia="es-ES"/>
            </w:rPr>
          </w:pPr>
          <w:ins w:id="401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"_Toc83228930"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3.2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Configuración de parámetros SAP Cloud Plataform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02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3349B86E" w14:textId="456E119C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03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04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"_Toc83228931"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4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Arquitectura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05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2E352E53" w14:textId="26FE8E1F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06" w:author="Medina-Rojas Cristian-Rene" w:date="2021-09-22T18:48:00Z"/>
              <w:noProof/>
              <w:szCs w:val="22"/>
              <w:lang w:val="es-ES" w:eastAsia="es-ES"/>
            </w:rPr>
          </w:pPr>
          <w:ins w:id="407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"_Toc83228932"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4.1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Arquitectura Modelo Cliente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08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493F023D" w14:textId="6243F17A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09" w:author="Medina-Rojas Cristian-Rene" w:date="2021-09-22T18:48:00Z"/>
              <w:noProof/>
              <w:szCs w:val="22"/>
              <w:lang w:val="es-ES" w:eastAsia="es-ES"/>
            </w:rPr>
          </w:pPr>
          <w:ins w:id="410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"_Toc83228933"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4.2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Arquitectura Softaware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11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1145C112" w14:textId="5555ADC3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12" w:author="Medina-Rojas Cristian-Rene" w:date="2021-09-22T18:48:00Z"/>
              <w:noProof/>
              <w:szCs w:val="22"/>
              <w:lang w:val="es-ES" w:eastAsia="es-ES"/>
            </w:rPr>
          </w:pPr>
          <w:ins w:id="413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"_Toc83228934"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4.3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Arquitectura SAP Business Application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14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3C0C7A06" w14:textId="2810F80F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15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16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"_Toc83228935"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Desarrollo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17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45B211A5" w14:textId="594C48A7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18" w:author="Medina-Rojas Cristian-Rene" w:date="2021-09-22T18:48:00Z"/>
              <w:noProof/>
              <w:szCs w:val="22"/>
              <w:lang w:val="es-ES" w:eastAsia="es-ES"/>
            </w:rPr>
          </w:pPr>
          <w:ins w:id="419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"_Toc83228936"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Descripción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20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5B5BBC22" w14:textId="0DA1C42C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21" w:author="Medina-Rojas Cristian-Rene" w:date="2021-09-22T18:48:00Z"/>
              <w:noProof/>
              <w:szCs w:val="22"/>
              <w:lang w:val="es-ES" w:eastAsia="es-ES"/>
            </w:rPr>
          </w:pPr>
          <w:ins w:id="422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"_Toc83228937"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Análisis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23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694D5258" w14:textId="081B4E6F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24" w:author="Medina-Rojas Cristian-Rene" w:date="2021-09-22T18:48:00Z"/>
              <w:noProof/>
              <w:szCs w:val="22"/>
              <w:lang w:val="es-ES" w:eastAsia="es-ES"/>
            </w:rPr>
          </w:pPr>
          <w:ins w:id="425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"_Toc83228938"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5.3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26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565CECAF" w14:textId="603B0CE0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27" w:author="Medina-Rojas Cristian-Rene" w:date="2021-09-22T18:48:00Z"/>
              <w:noProof/>
              <w:szCs w:val="22"/>
              <w:lang w:val="es-ES" w:eastAsia="es-ES"/>
            </w:rPr>
          </w:pPr>
          <w:ins w:id="428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"_Toc83228939"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5.4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Conjunto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_Toc83228939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29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45F0D2EF" w14:textId="54E0E846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30" w:author="Medina-Rojas Cristian-Rene" w:date="2021-09-22T18:48:00Z"/>
              <w:noProof/>
              <w:szCs w:val="22"/>
              <w:lang w:val="es-ES" w:eastAsia="es-ES"/>
            </w:rPr>
          </w:pPr>
          <w:ins w:id="431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"_Toc83228940"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5.5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Diagramas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32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42D9011A" w14:textId="6CE1D837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33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34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"_Toc83228941"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6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35" w:author="Medina-Rojas Cristian-Rene" w:date="2021-09-22T18:48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1A0C19F7" w14:textId="30C6FA3D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36" w:author="Medina-Rojas Cristian-Rene" w:date="2021-09-22T18:48:00Z"/>
              <w:noProof/>
              <w:szCs w:val="22"/>
              <w:lang w:val="es-ES" w:eastAsia="es-ES"/>
            </w:rPr>
          </w:pPr>
          <w:ins w:id="437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"_Toc83228942"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6.1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Diseño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38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5D4CD233" w14:textId="4E3580CA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39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40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"_Toc83228943"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7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41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6728D494" w14:textId="7BE58DED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42" w:author="Medina-Rojas Cristian-Rene" w:date="2021-09-22T18:48:00Z"/>
              <w:noProof/>
              <w:szCs w:val="22"/>
              <w:lang w:val="es-ES" w:eastAsia="es-ES"/>
            </w:rPr>
          </w:pPr>
          <w:ins w:id="443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"_Toc83228944"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7.1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IDES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44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24701ABE" w14:textId="1F2A3CE3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45" w:author="Medina-Rojas Cristian-Rene" w:date="2021-09-22T18:48:00Z"/>
              <w:noProof/>
              <w:szCs w:val="22"/>
              <w:lang w:val="es-ES" w:eastAsia="es-ES"/>
            </w:rPr>
          </w:pPr>
          <w:ins w:id="446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"_Toc83228945"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7.2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Lenguajes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47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7BBEB0DA" w14:textId="13112394" w:rsidR="007D23E3" w:rsidRDefault="007D23E3">
          <w:pPr>
            <w:pStyle w:val="TDC2"/>
            <w:tabs>
              <w:tab w:val="left" w:pos="880"/>
              <w:tab w:val="right" w:leader="dot" w:pos="8488"/>
            </w:tabs>
            <w:rPr>
              <w:ins w:id="448" w:author="Medina-Rojas Cristian-Rene" w:date="2021-09-22T18:48:00Z"/>
              <w:noProof/>
              <w:szCs w:val="22"/>
              <w:lang w:val="es-ES" w:eastAsia="es-ES"/>
            </w:rPr>
          </w:pPr>
          <w:ins w:id="449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"_Toc83228946"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7.3</w:t>
            </w:r>
            <w:r>
              <w:rPr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50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5D93A67C" w14:textId="2D87259E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51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52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"_Toc83228947"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8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53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0466D6AA" w14:textId="5C6A3109" w:rsidR="007D23E3" w:rsidRDefault="007D23E3">
          <w:pPr>
            <w:pStyle w:val="TDC1"/>
            <w:tabs>
              <w:tab w:val="left" w:pos="440"/>
              <w:tab w:val="right" w:leader="dot" w:pos="8488"/>
            </w:tabs>
            <w:rPr>
              <w:ins w:id="454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55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"_Toc83228948"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9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Análisis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56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7845F5A5" w14:textId="6B431BAC" w:rsidR="007D23E3" w:rsidRDefault="007D23E3">
          <w:pPr>
            <w:pStyle w:val="TDC1"/>
            <w:tabs>
              <w:tab w:val="left" w:pos="660"/>
              <w:tab w:val="right" w:leader="dot" w:pos="8488"/>
            </w:tabs>
            <w:rPr>
              <w:ins w:id="457" w:author="Medina-Rojas Cristian-Rene" w:date="2021-09-22T18:48:00Z"/>
              <w:b w:val="0"/>
              <w:noProof/>
              <w:szCs w:val="22"/>
              <w:lang w:val="es-ES" w:eastAsia="es-ES"/>
            </w:rPr>
          </w:pPr>
          <w:ins w:id="458" w:author="Medina-Rojas Cristian-Rene" w:date="2021-09-22T18:48:00Z">
            <w:r w:rsidRPr="00F76CC7">
              <w:rPr>
                <w:rStyle w:val="Hipervnculo"/>
                <w:noProof/>
              </w:rPr>
              <w:fldChar w:fldCharType="begin"/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"_Toc83228949"</w:instrText>
            </w:r>
            <w:r w:rsidRPr="00F76CC7">
              <w:rPr>
                <w:rStyle w:val="Hipervnculo"/>
                <w:noProof/>
              </w:rPr>
              <w:instrText xml:space="preserve"> </w:instrText>
            </w:r>
            <w:r w:rsidRPr="00F76CC7">
              <w:rPr>
                <w:rStyle w:val="Hipervnculo"/>
                <w:noProof/>
              </w:rPr>
            </w:r>
            <w:r w:rsidRPr="00F76CC7">
              <w:rPr>
                <w:rStyle w:val="Hipervnculo"/>
                <w:noProof/>
              </w:rPr>
              <w:fldChar w:fldCharType="separate"/>
            </w:r>
            <w:r w:rsidRPr="00F76CC7">
              <w:rPr>
                <w:rStyle w:val="Hipervnculo"/>
                <w:noProof/>
              </w:rPr>
              <w:t>10</w:t>
            </w:r>
            <w:r>
              <w:rPr>
                <w:b w:val="0"/>
                <w:noProof/>
                <w:szCs w:val="22"/>
                <w:lang w:val="es-ES" w:eastAsia="es-ES"/>
              </w:rPr>
              <w:tab/>
            </w:r>
            <w:r w:rsidRPr="00F76CC7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_Toc83228949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59" w:author="Medina-Rojas Cristian-Rene" w:date="2021-09-22T18:48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F76CC7">
              <w:rPr>
                <w:rStyle w:val="Hipervnculo"/>
                <w:noProof/>
              </w:rPr>
              <w:fldChar w:fldCharType="end"/>
            </w:r>
          </w:ins>
        </w:p>
        <w:p w14:paraId="7C7CA1A2" w14:textId="2EEDBC7E" w:rsidR="00B63C98" w:rsidDel="00B63C98" w:rsidRDefault="00B63C98">
          <w:pPr>
            <w:pStyle w:val="TDC1"/>
            <w:tabs>
              <w:tab w:val="left" w:pos="440"/>
              <w:tab w:val="right" w:leader="dot" w:pos="8488"/>
            </w:tabs>
            <w:rPr>
              <w:del w:id="460" w:author="Medina-Rojas Cristian-Rene" w:date="2021-09-22T18:05:00Z"/>
              <w:b w:val="0"/>
              <w:noProof/>
              <w:szCs w:val="22"/>
              <w:lang w:val="es-ES" w:eastAsia="es-ES"/>
            </w:rPr>
          </w:pPr>
          <w:del w:id="461" w:author="Medina-Rojas Cristian-Rene" w:date="2021-09-22T18:05:00Z">
            <w:r w:rsidRPr="00B63C98" w:rsidDel="00B63C98">
              <w:rPr>
                <w:rStyle w:val="Hipervnculo"/>
                <w:noProof/>
                <w:rPrChange w:id="462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1</w:delText>
            </w:r>
            <w:r w:rsidDel="00B63C98">
              <w:rPr>
                <w:b w:val="0"/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63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Introducción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5451B5A1" w14:textId="59BC641A" w:rsidR="00B63C98" w:rsidDel="00B63C98" w:rsidRDefault="00B63C98">
          <w:pPr>
            <w:pStyle w:val="TDC2"/>
            <w:tabs>
              <w:tab w:val="left" w:pos="880"/>
              <w:tab w:val="right" w:leader="dot" w:pos="8488"/>
            </w:tabs>
            <w:rPr>
              <w:del w:id="464" w:author="Medina-Rojas Cristian-Rene" w:date="2021-09-22T18:05:00Z"/>
              <w:noProof/>
              <w:szCs w:val="22"/>
              <w:lang w:val="es-ES" w:eastAsia="es-ES"/>
            </w:rPr>
          </w:pPr>
          <w:del w:id="465" w:author="Medina-Rojas Cristian-Rene" w:date="2021-09-22T18:05:00Z">
            <w:r w:rsidRPr="00B63C98" w:rsidDel="00B63C98">
              <w:rPr>
                <w:rStyle w:val="Hipervnculo"/>
                <w:noProof/>
                <w:rPrChange w:id="466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1.1</w:delText>
            </w:r>
            <w:r w:rsidDel="00B63C98">
              <w:rPr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67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Justificación del trabajo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5DB1C7C4" w14:textId="12340A2A" w:rsidR="00B63C98" w:rsidDel="00B63C98" w:rsidRDefault="00B63C98">
          <w:pPr>
            <w:pStyle w:val="TDC2"/>
            <w:tabs>
              <w:tab w:val="left" w:pos="880"/>
              <w:tab w:val="right" w:leader="dot" w:pos="8488"/>
            </w:tabs>
            <w:rPr>
              <w:del w:id="468" w:author="Medina-Rojas Cristian-Rene" w:date="2021-09-22T18:05:00Z"/>
              <w:noProof/>
              <w:szCs w:val="22"/>
              <w:lang w:val="es-ES" w:eastAsia="es-ES"/>
            </w:rPr>
          </w:pPr>
          <w:del w:id="469" w:author="Medina-Rojas Cristian-Rene" w:date="2021-09-22T18:05:00Z">
            <w:r w:rsidRPr="00B63C98" w:rsidDel="00B63C98">
              <w:rPr>
                <w:rStyle w:val="Hipervnculo"/>
                <w:noProof/>
                <w:rPrChange w:id="470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1.2</w:delText>
            </w:r>
            <w:r w:rsidDel="00B63C98">
              <w:rPr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71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Objetivos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084981B9" w14:textId="4F171541" w:rsidR="00B63C98" w:rsidDel="00B63C98" w:rsidRDefault="00B63C98" w:rsidP="00B63C98">
          <w:pPr>
            <w:pStyle w:val="TDC2"/>
            <w:tabs>
              <w:tab w:val="left" w:pos="880"/>
              <w:tab w:val="right" w:leader="dot" w:pos="8488"/>
            </w:tabs>
            <w:rPr>
              <w:del w:id="472" w:author="Medina-Rojas Cristian-Rene" w:date="2021-09-22T18:04:00Z"/>
              <w:noProof/>
              <w:szCs w:val="22"/>
              <w:lang w:val="es-ES" w:eastAsia="es-ES"/>
            </w:rPr>
            <w:pPrChange w:id="473" w:author="Medina-Rojas Cristian-Rene" w:date="2021-09-22T18:04:00Z">
              <w:pPr>
                <w:pStyle w:val="TDC2"/>
                <w:tabs>
                  <w:tab w:val="left" w:pos="880"/>
                  <w:tab w:val="right" w:leader="dot" w:pos="8488"/>
                </w:tabs>
              </w:pPr>
            </w:pPrChange>
          </w:pPr>
          <w:del w:id="474" w:author="Medina-Rojas Cristian-Rene" w:date="2021-09-22T18:05:00Z">
            <w:r w:rsidRPr="00B63C98" w:rsidDel="00B63C98">
              <w:rPr>
                <w:rStyle w:val="Hipervnculo"/>
                <w:noProof/>
                <w:rPrChange w:id="475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1.3</w:delText>
            </w:r>
            <w:r w:rsidDel="00B63C98">
              <w:rPr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76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Planificación del trabajo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07024FAE" w14:textId="3C7D4AE7" w:rsidR="00B63C98" w:rsidDel="00B63C98" w:rsidRDefault="00B63C98" w:rsidP="00B63C98">
          <w:pPr>
            <w:pStyle w:val="TDC2"/>
            <w:tabs>
              <w:tab w:val="left" w:pos="880"/>
              <w:tab w:val="right" w:leader="dot" w:pos="8488"/>
            </w:tabs>
            <w:rPr>
              <w:del w:id="477" w:author="Medina-Rojas Cristian-Rene" w:date="2021-09-22T18:05:00Z"/>
              <w:b/>
              <w:noProof/>
              <w:szCs w:val="22"/>
              <w:lang w:val="es-ES" w:eastAsia="es-ES"/>
            </w:rPr>
            <w:pPrChange w:id="478" w:author="Medina-Rojas Cristian-Rene" w:date="2021-09-22T18:04:00Z">
              <w:pPr>
                <w:pStyle w:val="TDC1"/>
                <w:tabs>
                  <w:tab w:val="right" w:leader="dot" w:pos="8488"/>
                </w:tabs>
              </w:pPr>
            </w:pPrChange>
          </w:pPr>
          <w:del w:id="479" w:author="Medina-Rojas Cristian-Rene" w:date="2021-09-22T18:04:00Z">
            <w:r w:rsidDel="00B63C98">
              <w:rPr>
                <w:b/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80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Tecnologías Empleadas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7EB785E6" w14:textId="203CACB0" w:rsidR="00B63C98" w:rsidDel="00B63C98" w:rsidRDefault="00B63C98">
          <w:pPr>
            <w:pStyle w:val="TDC1"/>
            <w:tabs>
              <w:tab w:val="right" w:leader="dot" w:pos="8488"/>
            </w:tabs>
            <w:rPr>
              <w:del w:id="481" w:author="Medina-Rojas Cristian-Rene" w:date="2021-09-22T18:05:00Z"/>
              <w:b w:val="0"/>
              <w:noProof/>
              <w:szCs w:val="22"/>
              <w:lang w:val="es-ES" w:eastAsia="es-ES"/>
            </w:rPr>
          </w:pPr>
          <w:del w:id="482" w:author="Medina-Rojas Cristian-Rene" w:date="2021-09-22T18:05:00Z">
            <w:r w:rsidRPr="00B63C98" w:rsidDel="00B63C98">
              <w:rPr>
                <w:rStyle w:val="Hipervnculo"/>
                <w:noProof/>
                <w:rPrChange w:id="483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2</w:delText>
            </w:r>
            <w:r w:rsidDel="00B63C98">
              <w:rPr>
                <w:noProof/>
                <w:webHidden/>
              </w:rPr>
              <w:tab/>
              <w:delText>1</w:delText>
            </w:r>
          </w:del>
        </w:p>
        <w:p w14:paraId="6198B187" w14:textId="2B9FDD6F" w:rsidR="00B63C98" w:rsidDel="00B63C98" w:rsidRDefault="00B63C98">
          <w:pPr>
            <w:pStyle w:val="TDC1"/>
            <w:tabs>
              <w:tab w:val="left" w:pos="440"/>
              <w:tab w:val="right" w:leader="dot" w:pos="8488"/>
            </w:tabs>
            <w:rPr>
              <w:del w:id="484" w:author="Medina-Rojas Cristian-Rene" w:date="2021-09-22T18:05:00Z"/>
              <w:b w:val="0"/>
              <w:noProof/>
              <w:szCs w:val="22"/>
              <w:lang w:val="es-ES" w:eastAsia="es-ES"/>
            </w:rPr>
          </w:pPr>
          <w:del w:id="485" w:author="Medina-Rojas Cristian-Rene" w:date="2021-09-22T18:05:00Z">
            <w:r w:rsidRPr="00B63C98" w:rsidDel="00B63C98">
              <w:rPr>
                <w:rStyle w:val="Hipervnculo"/>
                <w:noProof/>
                <w:rPrChange w:id="486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3</w:delText>
            </w:r>
            <w:r w:rsidDel="00B63C98">
              <w:rPr>
                <w:b w:val="0"/>
                <w:noProof/>
                <w:szCs w:val="22"/>
                <w:lang w:val="es-ES" w:eastAsia="es-ES"/>
              </w:rPr>
              <w:tab/>
            </w:r>
            <w:r w:rsidRPr="00B63C98" w:rsidDel="00B63C98">
              <w:rPr>
                <w:rStyle w:val="Hipervnculo"/>
                <w:noProof/>
                <w:rPrChange w:id="487" w:author="Medina-Rojas Cristian-Rene" w:date="2021-09-22T18:05:00Z">
                  <w:rPr>
                    <w:rStyle w:val="Hipervnculo"/>
                    <w:noProof/>
                  </w:rPr>
                </w:rPrChange>
              </w:rPr>
              <w:delText>Anexos</w:delText>
            </w:r>
            <w:r w:rsidDel="00B63C98">
              <w:rPr>
                <w:noProof/>
                <w:webHidden/>
              </w:rPr>
              <w:tab/>
              <w:delText>7</w:delText>
            </w:r>
          </w:del>
        </w:p>
        <w:p w14:paraId="17CB3CF0" w14:textId="70E3CCCE" w:rsidR="00B63C98" w:rsidRDefault="00B63C98">
          <w:pPr>
            <w:rPr>
              <w:ins w:id="488" w:author="Medina-Rojas Cristian-Rene" w:date="2021-09-22T18:04:00Z"/>
            </w:rPr>
          </w:pPr>
          <w:ins w:id="489" w:author="Medina-Rojas Cristian-Rene" w:date="2021-09-22T18:04:00Z">
            <w:r>
              <w:rPr>
                <w:b/>
                <w:bCs/>
              </w:rPr>
              <w:fldChar w:fldCharType="end"/>
            </w:r>
          </w:ins>
        </w:p>
        <w:customXmlInsRangeStart w:id="490" w:author="Medina-Rojas Cristian-Rene" w:date="2021-09-22T18:04:00Z"/>
      </w:sdtContent>
    </w:sdt>
    <w:customXmlInsRangeEnd w:id="490"/>
    <w:p w14:paraId="0DF38EAF" w14:textId="77777777" w:rsidR="00B63C98" w:rsidRPr="000E6525" w:rsidRDefault="00B63C98">
      <w:pPr>
        <w:rPr>
          <w:ins w:id="491" w:author="Medina-Rojas Cristian-Rene" w:date="2021-09-20T17:37:00Z"/>
          <w:lang w:val="en-US"/>
          <w:rPrChange w:id="492" w:author="Medina-Rojas Cristian-Rene" w:date="2021-09-20T17:37:00Z">
            <w:rPr>
              <w:ins w:id="493" w:author="Medina-Rojas Cristian-Rene" w:date="2021-09-20T17:37:00Z"/>
              <w:lang w:val="es-ES" w:eastAsia="es-ES"/>
            </w:rPr>
          </w:rPrChange>
        </w:rPr>
        <w:pPrChange w:id="494" w:author="Medina-Rojas Cristian-Rene" w:date="2021-09-20T17:37:00Z">
          <w:pPr>
            <w:shd w:val="clear" w:color="auto" w:fill="F8F9FA"/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540" w:lineRule="atLeast"/>
            <w:jc w:val="left"/>
          </w:pPr>
        </w:pPrChange>
      </w:pPr>
    </w:p>
    <w:p w14:paraId="514844EA" w14:textId="159D601C" w:rsidR="00F4310D" w:rsidRPr="00F4310D" w:rsidDel="000E6525" w:rsidRDefault="00F4310D" w:rsidP="00F4310D">
      <w:pPr>
        <w:rPr>
          <w:del w:id="495" w:author="Medina-Rojas Cristian-Rene" w:date="2021-09-20T17:37:00Z"/>
          <w:lang w:val="en-GB"/>
        </w:rPr>
      </w:pPr>
      <w:del w:id="496" w:author="Medina-Rojas Cristian-Rene" w:date="2021-09-20T17:37:00Z">
        <w:r w:rsidRPr="00F4310D" w:rsidDel="000E6525">
          <w:rPr>
            <w:lang w:val="en-GB"/>
          </w:rPr>
          <w:delText>&lt;&lt;</w:delText>
        </w:r>
        <w:r w:rsidDel="000E6525">
          <w:rPr>
            <w:lang w:val="en-GB"/>
          </w:rPr>
          <w:delText>Abstract of the Final Degree Project. Maximum length: 2 pages.</w:delText>
        </w:r>
        <w:r w:rsidRPr="00F4310D" w:rsidDel="000E6525">
          <w:rPr>
            <w:lang w:val="en-GB"/>
          </w:rPr>
          <w:delText>&gt;&gt;</w:delText>
        </w:r>
      </w:del>
    </w:p>
    <w:p w14:paraId="18036B2A" w14:textId="767C77C0" w:rsidR="00EF1FDA" w:rsidRPr="00F4310D" w:rsidRDefault="00EF1FDA">
      <w:pPr>
        <w:spacing w:after="200" w:line="240" w:lineRule="auto"/>
        <w:jc w:val="left"/>
        <w:rPr>
          <w:szCs w:val="22"/>
          <w:lang w:val="en-GB"/>
        </w:rPr>
      </w:pPr>
      <w:r w:rsidRPr="00F4310D">
        <w:rPr>
          <w:szCs w:val="22"/>
          <w:lang w:val="en-GB"/>
        </w:rPr>
        <w:br w:type="page"/>
      </w:r>
    </w:p>
    <w:p w14:paraId="375C7EA4" w14:textId="77777777" w:rsidR="00C9106B" w:rsidRDefault="00C9106B">
      <w:pPr>
        <w:spacing w:after="200" w:line="240" w:lineRule="auto"/>
        <w:jc w:val="left"/>
        <w:rPr>
          <w:szCs w:val="22"/>
          <w:lang w:val="es-ES"/>
        </w:rPr>
        <w:sectPr w:rsidR="00C9106B" w:rsidSect="00B37E1C">
          <w:headerReference w:type="default" r:id="rId13"/>
          <w:footerReference w:type="default" r:id="rId14"/>
          <w:pgSz w:w="11900" w:h="16840"/>
          <w:pgMar w:top="1417" w:right="1701" w:bottom="1417" w:left="1701" w:header="708" w:footer="708" w:gutter="0"/>
          <w:pgNumType w:fmt="lowerRoman" w:start="1"/>
          <w:cols w:space="708"/>
          <w:docGrid w:linePitch="299"/>
        </w:sectPr>
      </w:pPr>
    </w:p>
    <w:p w14:paraId="4883F323" w14:textId="7AB6025D" w:rsidR="000D3078" w:rsidRDefault="00BA6732" w:rsidP="00B63C98">
      <w:pPr>
        <w:pStyle w:val="Ttulo1"/>
        <w:rPr>
          <w:ins w:id="497" w:author="Medina-Rojas Cristian-Rene" w:date="2021-09-22T17:56:00Z"/>
        </w:rPr>
        <w:pPrChange w:id="498" w:author="Medina-Rojas Cristian-Rene" w:date="2021-09-22T18:03:00Z">
          <w:pPr>
            <w:pStyle w:val="Ttulo1"/>
          </w:pPr>
        </w:pPrChange>
      </w:pPr>
      <w:bookmarkStart w:id="499" w:name="_Toc83228917"/>
      <w:r w:rsidRPr="00BA6732">
        <w:lastRenderedPageBreak/>
        <w:t>Introducción</w:t>
      </w:r>
      <w:bookmarkEnd w:id="499"/>
    </w:p>
    <w:p w14:paraId="10C5F8F3" w14:textId="15EC390E" w:rsidR="000A2360" w:rsidRDefault="000A2360" w:rsidP="00B63C98">
      <w:pPr>
        <w:rPr>
          <w:ins w:id="500" w:author="Medina-Rojas Cristian-Rene" w:date="2021-09-22T17:56:00Z"/>
          <w:lang w:val="es-ES"/>
        </w:rPr>
        <w:pPrChange w:id="501" w:author="Medina-Rojas Cristian-Rene" w:date="2021-09-22T18:03:00Z">
          <w:pPr/>
        </w:pPrChange>
      </w:pPr>
    </w:p>
    <w:p w14:paraId="31B6B09A" w14:textId="650959FD" w:rsidR="000A2360" w:rsidRPr="00E36C4A" w:rsidRDefault="000A2360" w:rsidP="00B63C98">
      <w:pPr>
        <w:pStyle w:val="Ttulo2"/>
        <w:rPr>
          <w:ins w:id="502" w:author="Medina-Rojas Cristian-Rene" w:date="2021-09-22T17:57:00Z"/>
          <w:rPrChange w:id="503" w:author="Medina-Rojas Cristian-Rene" w:date="2021-09-22T18:08:00Z">
            <w:rPr>
              <w:ins w:id="504" w:author="Medina-Rojas Cristian-Rene" w:date="2021-09-22T17:57:00Z"/>
            </w:rPr>
          </w:rPrChange>
        </w:rPr>
        <w:pPrChange w:id="505" w:author="Medina-Rojas Cristian-Rene" w:date="2021-09-22T18:03:00Z">
          <w:pPr/>
        </w:pPrChange>
      </w:pPr>
      <w:ins w:id="506" w:author="Medina-Rojas Cristian-Rene" w:date="2021-09-22T17:56:00Z">
        <w:r w:rsidRPr="000A2360">
          <w:t xml:space="preserve"> </w:t>
        </w:r>
        <w:bookmarkStart w:id="507" w:name="_Toc83228918"/>
        <w:r w:rsidRPr="000A2360">
          <w:t>Justificaci</w:t>
        </w:r>
      </w:ins>
      <w:ins w:id="508" w:author="Medina-Rojas Cristian-Rene" w:date="2021-09-22T17:57:00Z">
        <w:r>
          <w:t>ó</w:t>
        </w:r>
      </w:ins>
      <w:ins w:id="509" w:author="Medina-Rojas Cristian-Rene" w:date="2021-09-22T17:56:00Z">
        <w:r w:rsidRPr="000A2360">
          <w:t>n del trabajo</w:t>
        </w:r>
      </w:ins>
      <w:bookmarkEnd w:id="507"/>
    </w:p>
    <w:p w14:paraId="31FFC0D6" w14:textId="3255134E" w:rsidR="00EC38A1" w:rsidRPr="007D23E3" w:rsidRDefault="000A2360" w:rsidP="00EC38A1">
      <w:pPr>
        <w:pStyle w:val="Ttulo2"/>
        <w:rPr>
          <w:ins w:id="510" w:author="Medina-Rojas Cristian-Rene" w:date="2021-09-22T17:57:00Z"/>
          <w:rPrChange w:id="511" w:author="Medina-Rojas Cristian-Rene" w:date="2021-09-22T18:46:00Z">
            <w:rPr>
              <w:ins w:id="512" w:author="Medina-Rojas Cristian-Rene" w:date="2021-09-22T17:57:00Z"/>
            </w:rPr>
          </w:rPrChange>
        </w:rPr>
        <w:pPrChange w:id="513" w:author="Medina-Rojas Cristian-Rene" w:date="2021-09-22T18:46:00Z">
          <w:pPr/>
        </w:pPrChange>
      </w:pPr>
      <w:ins w:id="514" w:author="Medina-Rojas Cristian-Rene" w:date="2021-09-22T17:57:00Z">
        <w:r w:rsidRPr="000A2360">
          <w:t xml:space="preserve"> </w:t>
        </w:r>
        <w:bookmarkStart w:id="515" w:name="_Toc83228919"/>
        <w:r w:rsidRPr="000A2360">
          <w:t>Objetivos</w:t>
        </w:r>
        <w:bookmarkEnd w:id="515"/>
      </w:ins>
    </w:p>
    <w:p w14:paraId="477D8E76" w14:textId="002EA1B7" w:rsidR="000A2360" w:rsidDel="007D23E3" w:rsidRDefault="000A2360" w:rsidP="007D23E3">
      <w:pPr>
        <w:pStyle w:val="Ttulo2"/>
        <w:rPr>
          <w:del w:id="516" w:author="Medina-Rojas Cristian-Rene" w:date="2021-09-22T17:56:00Z"/>
        </w:rPr>
      </w:pPr>
      <w:ins w:id="517" w:author="Medina-Rojas Cristian-Rene" w:date="2021-09-22T17:57:00Z">
        <w:r w:rsidRPr="007D23E3">
          <w:rPr>
            <w:rPrChange w:id="518" w:author="Medina-Rojas Cristian-Rene" w:date="2021-09-22T18:46:00Z">
              <w:rPr/>
            </w:rPrChange>
          </w:rPr>
          <w:t xml:space="preserve"> </w:t>
        </w:r>
      </w:ins>
      <w:bookmarkStart w:id="519" w:name="_Toc83225813"/>
      <w:bookmarkStart w:id="520" w:name="_Toc83225873"/>
      <w:bookmarkEnd w:id="519"/>
      <w:bookmarkEnd w:id="520"/>
    </w:p>
    <w:p w14:paraId="2490BE7B" w14:textId="77777777" w:rsidR="007D23E3" w:rsidRPr="007D23E3" w:rsidRDefault="007D23E3" w:rsidP="007D23E3">
      <w:pPr>
        <w:rPr>
          <w:ins w:id="521" w:author="Medina-Rojas Cristian-Rene" w:date="2021-09-22T18:47:00Z"/>
          <w:lang w:val="es-ES"/>
          <w:rPrChange w:id="522" w:author="Medina-Rojas Cristian-Rene" w:date="2021-09-22T18:47:00Z">
            <w:rPr>
              <w:ins w:id="523" w:author="Medina-Rojas Cristian-Rene" w:date="2021-09-22T18:47:00Z"/>
            </w:rPr>
          </w:rPrChange>
        </w:rPr>
        <w:pPrChange w:id="524" w:author="Medina-Rojas Cristian-Rene" w:date="2021-09-22T18:47:00Z">
          <w:pPr>
            <w:pStyle w:val="Ttulo2"/>
          </w:pPr>
        </w:pPrChange>
      </w:pPr>
    </w:p>
    <w:p w14:paraId="14D464FC" w14:textId="1F22C5CF" w:rsidR="007D23E3" w:rsidRDefault="007D23E3" w:rsidP="007D23E3">
      <w:pPr>
        <w:pStyle w:val="Ttulo2"/>
        <w:rPr>
          <w:ins w:id="525" w:author="Medina-Rojas Cristian-Rene" w:date="2021-09-22T18:46:00Z"/>
        </w:rPr>
        <w:pPrChange w:id="526" w:author="Medina-Rojas Cristian-Rene" w:date="2021-09-22T18:47:00Z">
          <w:pPr/>
        </w:pPrChange>
      </w:pPr>
      <w:bookmarkStart w:id="527" w:name="_Toc83228920"/>
      <w:ins w:id="528" w:author="Medina-Rojas Cristian-Rene" w:date="2021-09-22T18:48:00Z">
        <w:r>
          <w:t>Planificación</w:t>
        </w:r>
      </w:ins>
      <w:ins w:id="529" w:author="Medina-Rojas Cristian-Rene" w:date="2021-09-22T18:47:00Z">
        <w:r>
          <w:t xml:space="preserve"> del Trabaj</w:t>
        </w:r>
      </w:ins>
      <w:ins w:id="530" w:author="Medina-Rojas Cristian-Rene" w:date="2021-09-22T18:48:00Z">
        <w:r>
          <w:t>o</w:t>
        </w:r>
      </w:ins>
      <w:bookmarkEnd w:id="527"/>
    </w:p>
    <w:p w14:paraId="16EEBFFA" w14:textId="2A3B244A" w:rsidR="00E36C4A" w:rsidRPr="007D23E3" w:rsidRDefault="00E36C4A" w:rsidP="00E36C4A">
      <w:pPr>
        <w:pStyle w:val="Ttulo1"/>
        <w:rPr>
          <w:ins w:id="531" w:author="Medina-Rojas Cristian-Rene" w:date="2021-09-22T18:10:00Z"/>
          <w:rPrChange w:id="532" w:author="Medina-Rojas Cristian-Rene" w:date="2021-09-22T18:48:00Z">
            <w:rPr>
              <w:ins w:id="533" w:author="Medina-Rojas Cristian-Rene" w:date="2021-09-22T18:10:00Z"/>
            </w:rPr>
          </w:rPrChange>
        </w:rPr>
        <w:pPrChange w:id="534" w:author="Medina-Rojas Cristian-Rene" w:date="2021-09-22T18:10:00Z">
          <w:pPr/>
        </w:pPrChange>
      </w:pPr>
      <w:bookmarkStart w:id="535" w:name="_Toc83228921"/>
      <w:ins w:id="536" w:author="Medina-Rojas Cristian-Rene" w:date="2021-09-22T18:10:00Z">
        <w:r>
          <w:t>Tecnologías Empleadas</w:t>
        </w:r>
        <w:bookmarkEnd w:id="535"/>
      </w:ins>
    </w:p>
    <w:p w14:paraId="0271C71B" w14:textId="2D256B7B" w:rsidR="00E36C4A" w:rsidRPr="007D23E3" w:rsidRDefault="00E36C4A" w:rsidP="00E36C4A">
      <w:pPr>
        <w:pStyle w:val="Ttulo2"/>
        <w:rPr>
          <w:ins w:id="537" w:author="Medina-Rojas Cristian-Rene" w:date="2021-09-22T18:13:00Z"/>
          <w:rPrChange w:id="538" w:author="Medina-Rojas Cristian-Rene" w:date="2021-09-22T18:48:00Z">
            <w:rPr>
              <w:ins w:id="539" w:author="Medina-Rojas Cristian-Rene" w:date="2021-09-22T18:13:00Z"/>
            </w:rPr>
          </w:rPrChange>
        </w:rPr>
        <w:pPrChange w:id="540" w:author="Medina-Rojas Cristian-Rene" w:date="2021-09-22T18:13:00Z">
          <w:pPr/>
        </w:pPrChange>
      </w:pPr>
      <w:bookmarkStart w:id="541" w:name="_Toc83228922"/>
      <w:ins w:id="542" w:author="Medina-Rojas Cristian-Rene" w:date="2021-09-22T18:10:00Z">
        <w:r>
          <w:t>S</w:t>
        </w:r>
      </w:ins>
      <w:ins w:id="543" w:author="Medina-Rojas Cristian-Rene" w:date="2021-09-22T18:11:00Z">
        <w:r>
          <w:t>istema SAP</w:t>
        </w:r>
      </w:ins>
      <w:bookmarkEnd w:id="541"/>
    </w:p>
    <w:p w14:paraId="4F463586" w14:textId="773D4B82" w:rsidR="00E36C4A" w:rsidRDefault="00E36C4A" w:rsidP="00E36C4A">
      <w:pPr>
        <w:pStyle w:val="Ttulo2"/>
        <w:rPr>
          <w:ins w:id="544" w:author="Medina-Rojas Cristian-Rene" w:date="2021-09-22T18:14:00Z"/>
        </w:rPr>
      </w:pPr>
      <w:bookmarkStart w:id="545" w:name="_Toc83228923"/>
      <w:ins w:id="546" w:author="Medina-Rojas Cristian-Rene" w:date="2021-09-22T18:13:00Z">
        <w:r w:rsidRPr="00E36C4A">
          <w:rPr>
            <w:rPrChange w:id="547" w:author="Medina-Rojas Cristian-Rene" w:date="2021-09-22T18:13:00Z">
              <w:rPr/>
            </w:rPrChange>
          </w:rPr>
          <w:t xml:space="preserve">SAP Cloud </w:t>
        </w:r>
        <w:proofErr w:type="spellStart"/>
        <w:r w:rsidRPr="00E36C4A">
          <w:rPr>
            <w:rPrChange w:id="548" w:author="Medina-Rojas Cristian-Rene" w:date="2021-09-22T18:13:00Z">
              <w:rPr/>
            </w:rPrChange>
          </w:rPr>
          <w:t>Plataform</w:t>
        </w:r>
      </w:ins>
      <w:bookmarkEnd w:id="545"/>
      <w:proofErr w:type="spellEnd"/>
    </w:p>
    <w:p w14:paraId="0586B57D" w14:textId="316E19D3" w:rsidR="00E36C4A" w:rsidRDefault="00E36C4A" w:rsidP="00E36C4A">
      <w:pPr>
        <w:pStyle w:val="Ttulo2"/>
        <w:rPr>
          <w:ins w:id="549" w:author="Medina-Rojas Cristian-Rene" w:date="2021-09-22T18:15:00Z"/>
        </w:rPr>
      </w:pPr>
      <w:bookmarkStart w:id="550" w:name="_Toc83228924"/>
      <w:ins w:id="551" w:author="Medina-Rojas Cristian-Rene" w:date="2021-09-22T18:15:00Z">
        <w:r>
          <w:t>SAP Fiori</w:t>
        </w:r>
        <w:bookmarkEnd w:id="550"/>
      </w:ins>
    </w:p>
    <w:p w14:paraId="67E181A7" w14:textId="475B51F1" w:rsidR="00E36C4A" w:rsidRDefault="00FB4022" w:rsidP="00FB4022">
      <w:pPr>
        <w:pStyle w:val="Ttulo2"/>
        <w:rPr>
          <w:ins w:id="552" w:author="Medina-Rojas Cristian-Rene" w:date="2021-09-22T18:16:00Z"/>
        </w:rPr>
      </w:pPr>
      <w:bookmarkStart w:id="553" w:name="_Toc83228925"/>
      <w:ins w:id="554" w:author="Medina-Rojas Cristian-Rene" w:date="2021-09-22T18:16:00Z">
        <w:r>
          <w:t xml:space="preserve">SAP Cloud </w:t>
        </w:r>
        <w:proofErr w:type="spellStart"/>
        <w:r>
          <w:t>Foundry</w:t>
        </w:r>
        <w:bookmarkEnd w:id="553"/>
        <w:proofErr w:type="spellEnd"/>
      </w:ins>
    </w:p>
    <w:p w14:paraId="15635F13" w14:textId="251D1427" w:rsidR="00FB4022" w:rsidRDefault="00FB4022" w:rsidP="00FB4022">
      <w:pPr>
        <w:pStyle w:val="Ttulo2"/>
        <w:rPr>
          <w:ins w:id="555" w:author="Medina-Rojas Cristian-Rene" w:date="2021-09-22T18:16:00Z"/>
        </w:rPr>
      </w:pPr>
      <w:bookmarkStart w:id="556" w:name="_Toc83228926"/>
      <w:ins w:id="557" w:author="Medina-Rojas Cristian-Rene" w:date="2021-09-22T18:16:00Z">
        <w:r>
          <w:t>SAP HANA</w:t>
        </w:r>
        <w:bookmarkEnd w:id="556"/>
      </w:ins>
    </w:p>
    <w:p w14:paraId="00C54CC7" w14:textId="612ED28C" w:rsidR="00A51FD8" w:rsidRPr="00A51FD8" w:rsidRDefault="00FB4022" w:rsidP="00A51FD8">
      <w:pPr>
        <w:pStyle w:val="Ttulo2"/>
        <w:rPr>
          <w:ins w:id="558" w:author="Medina-Rojas Cristian-Rene" w:date="2021-09-22T18:20:00Z"/>
          <w:rPrChange w:id="559" w:author="Medina-Rojas Cristian-Rene" w:date="2021-09-22T18:32:00Z">
            <w:rPr>
              <w:ins w:id="560" w:author="Medina-Rojas Cristian-Rene" w:date="2021-09-22T18:20:00Z"/>
            </w:rPr>
          </w:rPrChange>
        </w:rPr>
        <w:pPrChange w:id="561" w:author="Medina-Rojas Cristian-Rene" w:date="2021-09-22T18:32:00Z">
          <w:pPr/>
        </w:pPrChange>
      </w:pPr>
      <w:bookmarkStart w:id="562" w:name="_Toc83228927"/>
      <w:ins w:id="563" w:author="Medina-Rojas Cristian-Rene" w:date="2021-09-22T18:17:00Z">
        <w:r>
          <w:t xml:space="preserve">Servicio de </w:t>
        </w:r>
        <w:proofErr w:type="spellStart"/>
        <w:r>
          <w:t>WorkFlow</w:t>
        </w:r>
      </w:ins>
      <w:bookmarkEnd w:id="562"/>
      <w:proofErr w:type="spellEnd"/>
    </w:p>
    <w:p w14:paraId="47B3C6A6" w14:textId="49FF6D4A" w:rsidR="00A51FD8" w:rsidRPr="00A51FD8" w:rsidRDefault="00FB4022" w:rsidP="00A51FD8">
      <w:pPr>
        <w:pStyle w:val="Ttulo1"/>
        <w:rPr>
          <w:ins w:id="564" w:author="Medina-Rojas Cristian-Rene" w:date="2021-09-22T18:23:00Z"/>
          <w:rPrChange w:id="565" w:author="Medina-Rojas Cristian-Rene" w:date="2021-09-22T18:32:00Z">
            <w:rPr>
              <w:ins w:id="566" w:author="Medina-Rojas Cristian-Rene" w:date="2021-09-22T18:23:00Z"/>
            </w:rPr>
          </w:rPrChange>
        </w:rPr>
        <w:pPrChange w:id="567" w:author="Medina-Rojas Cristian-Rene" w:date="2021-09-22T18:32:00Z">
          <w:pPr>
            <w:pStyle w:val="Ttulo1"/>
          </w:pPr>
        </w:pPrChange>
      </w:pPr>
      <w:bookmarkStart w:id="568" w:name="_Toc83228928"/>
      <w:ins w:id="569" w:author="Medina-Rojas Cristian-Rene" w:date="2021-09-22T18:22:00Z">
        <w:r>
          <w:t>Configuración del Software SAP</w:t>
        </w:r>
      </w:ins>
      <w:bookmarkEnd w:id="568"/>
    </w:p>
    <w:p w14:paraId="66094D03" w14:textId="7484E349" w:rsidR="00FB4022" w:rsidRDefault="00FB4022" w:rsidP="00FB4022">
      <w:pPr>
        <w:pStyle w:val="Ttulo2"/>
        <w:rPr>
          <w:ins w:id="570" w:author="Medina-Rojas Cristian-Rene" w:date="2021-09-22T18:53:00Z"/>
        </w:rPr>
      </w:pPr>
      <w:bookmarkStart w:id="571" w:name="_Toc83228929"/>
      <w:ins w:id="572" w:author="Medina-Rojas Cristian-Rene" w:date="2021-09-22T18:23:00Z">
        <w:r>
          <w:t>Cuentas SAP trial</w:t>
        </w:r>
      </w:ins>
      <w:bookmarkEnd w:id="571"/>
    </w:p>
    <w:p w14:paraId="2910500C" w14:textId="71DB9ED1" w:rsidR="00296831" w:rsidRDefault="00296831" w:rsidP="00296831">
      <w:pPr>
        <w:rPr>
          <w:ins w:id="573" w:author="Medina-Rojas Cristian-Rene" w:date="2021-09-22T18:53:00Z"/>
          <w:lang w:val="es-ES"/>
        </w:rPr>
      </w:pPr>
    </w:p>
    <w:p w14:paraId="1168BC8D" w14:textId="6044F4C8" w:rsidR="00296831" w:rsidRDefault="00296831" w:rsidP="00296831">
      <w:pPr>
        <w:rPr>
          <w:ins w:id="574" w:author="Medina-Rojas Cristian-Rene" w:date="2021-09-22T18:55:00Z"/>
          <w:lang w:val="es-ES"/>
        </w:rPr>
      </w:pPr>
      <w:ins w:id="575" w:author="Medina-Rojas Cristian-Rene" w:date="2021-09-22T18:54:00Z">
        <w:r>
          <w:rPr>
            <w:lang w:val="es-ES"/>
          </w:rPr>
          <w:t>Para poder empezar a desarrollar nuestra aplicación es necesario obtener una cuenta gratuita de SAP</w:t>
        </w:r>
      </w:ins>
    </w:p>
    <w:p w14:paraId="506F7598" w14:textId="4B6EDE70" w:rsidR="00296831" w:rsidRDefault="00296831" w:rsidP="00296831">
      <w:pPr>
        <w:rPr>
          <w:ins w:id="576" w:author="Medina-Rojas Cristian-Rene" w:date="2021-09-22T18:55:00Z"/>
          <w:lang w:val="es-ES"/>
        </w:rPr>
      </w:pPr>
      <w:ins w:id="577" w:author="Medina-Rojas Cristian-Rene" w:date="2021-09-22T18:55:00Z">
        <w:r>
          <w:rPr>
            <w:lang w:val="es-ES"/>
          </w:rPr>
          <w:t xml:space="preserve">La pagina oficial de registro para cuentas trial es la </w:t>
        </w:r>
      </w:ins>
      <w:ins w:id="578" w:author="Medina-Rojas Cristian-Rene" w:date="2021-09-22T18:56:00Z">
        <w:r>
          <w:rPr>
            <w:lang w:val="es-ES"/>
          </w:rPr>
          <w:t>siguiente:</w:t>
        </w:r>
      </w:ins>
    </w:p>
    <w:p w14:paraId="18C357EA" w14:textId="66B26D5F" w:rsidR="00296831" w:rsidRDefault="00296831" w:rsidP="00296831">
      <w:pPr>
        <w:rPr>
          <w:ins w:id="579" w:author="Medina-Rojas Cristian-Rene" w:date="2021-09-22T18:58:00Z"/>
          <w:lang w:val="es-ES"/>
        </w:rPr>
      </w:pPr>
      <w:ins w:id="580" w:author="Medina-Rojas Cristian-Rene" w:date="2021-09-22T18:56:00Z">
        <w:r>
          <w:rPr>
            <w:lang w:val="es-ES"/>
          </w:rPr>
          <w:fldChar w:fldCharType="begin"/>
        </w:r>
        <w:r>
          <w:rPr>
            <w:lang w:val="es-ES"/>
          </w:rPr>
          <w:instrText xml:space="preserve"> HYPERLINK "</w:instrText>
        </w:r>
        <w:r w:rsidRPr="00296831">
          <w:rPr>
            <w:lang w:val="es-ES"/>
          </w:rPr>
          <w:instrText>https://www.sap.com/index.html#</w:instrText>
        </w:r>
        <w:r>
          <w:rPr>
            <w:lang w:val="es-ES"/>
          </w:rPr>
          <w:instrText xml:space="preserve">" </w:instrText>
        </w:r>
        <w:r>
          <w:rPr>
            <w:lang w:val="es-ES"/>
          </w:rPr>
          <w:fldChar w:fldCharType="separate"/>
        </w:r>
        <w:r w:rsidRPr="00B155F2">
          <w:rPr>
            <w:rStyle w:val="Hipervnculo"/>
            <w:lang w:val="es-ES"/>
          </w:rPr>
          <w:t>https://www.sap.com/index.html#</w:t>
        </w:r>
        <w:r>
          <w:rPr>
            <w:lang w:val="es-ES"/>
          </w:rPr>
          <w:fldChar w:fldCharType="end"/>
        </w:r>
      </w:ins>
    </w:p>
    <w:p w14:paraId="661AB3FF" w14:textId="5E22B78C" w:rsidR="00B815E0" w:rsidRDefault="00B815E0" w:rsidP="00296831">
      <w:pPr>
        <w:rPr>
          <w:ins w:id="581" w:author="Medina-Rojas Cristian-Rene" w:date="2021-09-22T18:58:00Z"/>
          <w:lang w:val="es-ES"/>
        </w:rPr>
      </w:pPr>
      <w:ins w:id="582" w:author="Medina-Rojas Cristian-Rene" w:date="2021-09-22T18:58:00Z">
        <w:r>
          <w:rPr>
            <w:lang w:val="es-ES"/>
          </w:rPr>
          <w:t xml:space="preserve">Para el registro y activación de la cuenta seguiremos los siguientes </w:t>
        </w:r>
      </w:ins>
      <w:ins w:id="583" w:author="Medina-Rojas Cristian-Rene" w:date="2021-09-22T19:02:00Z">
        <w:r w:rsidR="0079751C">
          <w:rPr>
            <w:lang w:val="es-ES"/>
          </w:rPr>
          <w:t>Pasos:</w:t>
        </w:r>
      </w:ins>
    </w:p>
    <w:p w14:paraId="40C97175" w14:textId="4B2C99B8" w:rsidR="00B815E0" w:rsidRDefault="00B815E0" w:rsidP="00296831">
      <w:pPr>
        <w:rPr>
          <w:ins w:id="584" w:author="Medina-Rojas Cristian-Rene" w:date="2021-09-22T18:58:00Z"/>
          <w:lang w:val="es-ES"/>
        </w:rPr>
      </w:pPr>
      <w:ins w:id="585" w:author="Medina-Rojas Cristian-Rene" w:date="2021-09-22T18:58:00Z">
        <w:r>
          <w:rPr>
            <w:lang w:val="es-ES"/>
          </w:rPr>
          <w:t xml:space="preserve">Paso </w:t>
        </w:r>
        <w:proofErr w:type="gramStart"/>
        <w:r>
          <w:rPr>
            <w:lang w:val="es-ES"/>
          </w:rPr>
          <w:t>1  :</w:t>
        </w:r>
        <w:proofErr w:type="gramEnd"/>
        <w:r>
          <w:rPr>
            <w:lang w:val="es-ES"/>
          </w:rPr>
          <w:t xml:space="preserve"> Ingresar a link : </w:t>
        </w:r>
        <w:r>
          <w:rPr>
            <w:lang w:val="es-ES"/>
          </w:rPr>
          <w:fldChar w:fldCharType="begin"/>
        </w:r>
        <w:r>
          <w:rPr>
            <w:lang w:val="es-ES"/>
          </w:rPr>
          <w:instrText xml:space="preserve"> HYPERLINK "</w:instrText>
        </w:r>
        <w:r w:rsidRPr="00296831">
          <w:rPr>
            <w:lang w:val="es-ES"/>
          </w:rPr>
          <w:instrText>https://www.sap.com/index.html#</w:instrText>
        </w:r>
        <w:r>
          <w:rPr>
            <w:lang w:val="es-ES"/>
          </w:rPr>
          <w:instrText xml:space="preserve">" </w:instrText>
        </w:r>
        <w:r>
          <w:rPr>
            <w:lang w:val="es-ES"/>
          </w:rPr>
          <w:fldChar w:fldCharType="separate"/>
        </w:r>
        <w:r w:rsidRPr="00B155F2">
          <w:rPr>
            <w:rStyle w:val="Hipervnculo"/>
            <w:lang w:val="es-ES"/>
          </w:rPr>
          <w:t>https://www.sap.com/index.html#</w:t>
        </w:r>
        <w:r>
          <w:rPr>
            <w:lang w:val="es-ES"/>
          </w:rPr>
          <w:fldChar w:fldCharType="end"/>
        </w:r>
      </w:ins>
    </w:p>
    <w:p w14:paraId="678A783D" w14:textId="091210BF" w:rsidR="00B815E0" w:rsidRDefault="00B815E0" w:rsidP="00296831">
      <w:pPr>
        <w:rPr>
          <w:ins w:id="586" w:author="Medina-Rojas Cristian-Rene" w:date="2021-09-22T18:59:00Z"/>
          <w:lang w:val="es-ES"/>
        </w:rPr>
      </w:pPr>
      <w:ins w:id="587" w:author="Medina-Rojas Cristian-Rene" w:date="2021-09-22T18:58:00Z">
        <w:r w:rsidRPr="00B815E0">
          <w:rPr>
            <w:lang w:val="es-ES"/>
          </w:rPr>
          <w:drawing>
            <wp:inline distT="0" distB="0" distL="0" distR="0" wp14:anchorId="7ABF86C7" wp14:editId="723497DA">
              <wp:extent cx="5396230" cy="2572385"/>
              <wp:effectExtent l="0" t="0" r="0" b="0"/>
              <wp:docPr id="3" name="Imagen 3" descr="Pantalla de celular con la imagen de una mujer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n 3" descr="Pantalla de celular con la imagen de una mujer&#10;&#10;Descripción generada automáticamente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230" cy="25723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192E41" w14:textId="6880A736" w:rsidR="00B815E0" w:rsidRDefault="00B815E0" w:rsidP="00296831">
      <w:pPr>
        <w:rPr>
          <w:ins w:id="588" w:author="Medina-Rojas Cristian-Rene" w:date="2021-09-22T18:59:00Z"/>
          <w:lang w:val="es-ES"/>
        </w:rPr>
      </w:pPr>
    </w:p>
    <w:p w14:paraId="2A9BB9D4" w14:textId="3334D37B" w:rsidR="00B815E0" w:rsidRDefault="00B815E0" w:rsidP="00296831">
      <w:pPr>
        <w:rPr>
          <w:ins w:id="589" w:author="Medina-Rojas Cristian-Rene" w:date="2021-09-22T18:59:00Z"/>
          <w:lang w:val="es-ES"/>
        </w:rPr>
      </w:pPr>
    </w:p>
    <w:p w14:paraId="0CA1EAE1" w14:textId="14E49702" w:rsidR="00B815E0" w:rsidRDefault="00B815E0" w:rsidP="00296831">
      <w:pPr>
        <w:rPr>
          <w:ins w:id="590" w:author="Medina-Rojas Cristian-Rene" w:date="2021-09-22T18:57:00Z"/>
          <w:lang w:val="es-ES"/>
        </w:rPr>
      </w:pPr>
      <w:ins w:id="591" w:author="Medina-Rojas Cristian-Rene" w:date="2021-09-22T18:59:00Z">
        <w:r>
          <w:rPr>
            <w:lang w:val="es-ES"/>
          </w:rPr>
          <w:t xml:space="preserve">Paso </w:t>
        </w:r>
        <w:proofErr w:type="gramStart"/>
        <w:r>
          <w:rPr>
            <w:lang w:val="es-ES"/>
          </w:rPr>
          <w:t>2 :</w:t>
        </w:r>
        <w:proofErr w:type="gramEnd"/>
        <w:r>
          <w:rPr>
            <w:lang w:val="es-ES"/>
          </w:rPr>
          <w:t xml:space="preserve"> Crear una cuenta nueva</w:t>
        </w:r>
      </w:ins>
    </w:p>
    <w:p w14:paraId="69389FFA" w14:textId="28A704D8" w:rsidR="00B815E0" w:rsidRDefault="0079751C" w:rsidP="00296831">
      <w:pPr>
        <w:rPr>
          <w:ins w:id="592" w:author="Medina-Rojas Cristian-Rene" w:date="2021-09-22T18:56:00Z"/>
          <w:lang w:val="es-ES"/>
        </w:rPr>
      </w:pPr>
      <w:ins w:id="593" w:author="Medina-Rojas Cristian-Rene" w:date="2021-09-22T19:02:00Z">
        <w:r w:rsidRPr="0079751C">
          <w:rPr>
            <w:lang w:val="es-ES"/>
          </w:rPr>
          <w:lastRenderedPageBreak/>
          <w:drawing>
            <wp:inline distT="0" distB="0" distL="0" distR="0" wp14:anchorId="2A71AD22" wp14:editId="65BF0553">
              <wp:extent cx="5396230" cy="2927985"/>
              <wp:effectExtent l="0" t="0" r="0" b="5715"/>
              <wp:docPr id="5" name="Imagen 5" descr="Interfaz de usuario gráfica, Texto, Aplicación, Correo electrónic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5" descr="Interfaz de usuario gráfica, Texto, Aplicación, Correo electrónico&#10;&#10;Descripción generada automáticamente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230" cy="2927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2EB7D4F" w14:textId="2081DB48" w:rsidR="00296831" w:rsidRDefault="00296831" w:rsidP="00296831">
      <w:pPr>
        <w:rPr>
          <w:ins w:id="594" w:author="Medina-Rojas Cristian-Rene" w:date="2021-09-22T19:00:00Z"/>
          <w:lang w:val="es-ES"/>
        </w:rPr>
      </w:pPr>
    </w:p>
    <w:p w14:paraId="30C60B6F" w14:textId="19D778B8" w:rsidR="00B815E0" w:rsidRPr="009B7A06" w:rsidRDefault="00B815E0" w:rsidP="009B7A06">
      <w:pPr>
        <w:rPr>
          <w:ins w:id="595" w:author="Medina-Rojas Cristian-Rene" w:date="2021-09-22T19:02:00Z"/>
          <w:rPrChange w:id="596" w:author="Medina-Rojas Cristian-Rene" w:date="2021-09-22T19:05:00Z">
            <w:rPr>
              <w:ins w:id="597" w:author="Medina-Rojas Cristian-Rene" w:date="2021-09-22T19:02:00Z"/>
              <w:lang w:val="es-ES"/>
            </w:rPr>
          </w:rPrChange>
        </w:rPr>
        <w:pPrChange w:id="598" w:author="Medina-Rojas Cristian-Rene" w:date="2021-09-22T19:05:00Z">
          <w:pPr/>
        </w:pPrChange>
      </w:pPr>
      <w:ins w:id="599" w:author="Medina-Rojas Cristian-Rene" w:date="2021-09-22T19:00:00Z">
        <w:r w:rsidRPr="009B7A06">
          <w:rPr>
            <w:rPrChange w:id="600" w:author="Medina-Rojas Cristian-Rene" w:date="2021-09-22T19:05:00Z">
              <w:rPr>
                <w:lang w:val="es-ES"/>
              </w:rPr>
            </w:rPrChange>
          </w:rPr>
          <w:t xml:space="preserve">Rellenamos el siguiente formulario es importante rellenar nuestro número de teléfono ya que es imprescindible a la hora de obtener nuestra cuenta </w:t>
        </w:r>
      </w:ins>
      <w:ins w:id="601" w:author="Medina-Rojas Cristian-Rene" w:date="2021-09-22T19:02:00Z">
        <w:r w:rsidR="00A70019" w:rsidRPr="009B7A06">
          <w:rPr>
            <w:rPrChange w:id="602" w:author="Medina-Rojas Cristian-Rene" w:date="2021-09-22T19:05:00Z">
              <w:rPr>
                <w:lang w:val="es-ES"/>
              </w:rPr>
            </w:rPrChange>
          </w:rPr>
          <w:t>trial.</w:t>
        </w:r>
      </w:ins>
    </w:p>
    <w:p w14:paraId="10175255" w14:textId="3CE93673" w:rsidR="0079751C" w:rsidRPr="009B7A06" w:rsidRDefault="00A70019" w:rsidP="009B7A06">
      <w:pPr>
        <w:rPr>
          <w:ins w:id="603" w:author="Medina-Rojas Cristian-Rene" w:date="2021-09-22T19:04:00Z"/>
          <w:rPrChange w:id="604" w:author="Medina-Rojas Cristian-Rene" w:date="2021-09-22T19:05:00Z">
            <w:rPr>
              <w:ins w:id="605" w:author="Medina-Rojas Cristian-Rene" w:date="2021-09-22T19:04:00Z"/>
              <w:lang w:val="es-ES"/>
            </w:rPr>
          </w:rPrChange>
        </w:rPr>
        <w:pPrChange w:id="606" w:author="Medina-Rojas Cristian-Rene" w:date="2021-09-22T19:05:00Z">
          <w:pPr/>
        </w:pPrChange>
      </w:pPr>
      <w:ins w:id="607" w:author="Medina-Rojas Cristian-Rene" w:date="2021-09-22T19:04:00Z">
        <w:r w:rsidRPr="009B7A06">
          <w:rPr>
            <w:rPrChange w:id="608" w:author="Medina-Rojas Cristian-Rene" w:date="2021-09-22T19:05:00Z">
              <w:rPr>
                <w:lang w:val="es-ES"/>
              </w:rPr>
            </w:rPrChange>
          </w:rPr>
          <w:t xml:space="preserve">Paso 3. Verificación de la cuenta </w:t>
        </w:r>
      </w:ins>
    </w:p>
    <w:p w14:paraId="76C587B2" w14:textId="12F3B672" w:rsidR="00A70019" w:rsidRDefault="00A70019" w:rsidP="00296831">
      <w:pPr>
        <w:rPr>
          <w:ins w:id="609" w:author="Medina-Rojas Cristian-Rene" w:date="2021-09-22T19:04:00Z"/>
          <w:lang w:val="es-ES"/>
        </w:rPr>
      </w:pPr>
    </w:p>
    <w:p w14:paraId="2AAAF3C7" w14:textId="6A3693EE" w:rsidR="00A70019" w:rsidRDefault="00A70019" w:rsidP="00296831">
      <w:pPr>
        <w:rPr>
          <w:ins w:id="610" w:author="Medina-Rojas Cristian-Rene" w:date="2021-09-22T18:57:00Z"/>
          <w:lang w:val="es-ES"/>
        </w:rPr>
      </w:pPr>
      <w:ins w:id="611" w:author="Medina-Rojas Cristian-Rene" w:date="2021-09-22T19:04:00Z">
        <w:r w:rsidRPr="00A70019">
          <w:rPr>
            <w:lang w:val="es-ES"/>
          </w:rPr>
          <w:drawing>
            <wp:inline distT="0" distB="0" distL="0" distR="0" wp14:anchorId="4AD5FB56" wp14:editId="1D396C87">
              <wp:extent cx="5396230" cy="3324225"/>
              <wp:effectExtent l="0" t="0" r="0" b="9525"/>
              <wp:docPr id="6" name="Imagen 6" descr="Interfaz de usuario gráfica, Texto, Aplicación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6" descr="Interfaz de usuario gráfica, Texto, Aplicación&#10;&#10;Descripción generada automáticamente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230" cy="3324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489C96" w14:textId="3BF58C91" w:rsidR="00B815E0" w:rsidRDefault="00B815E0" w:rsidP="00296831">
      <w:pPr>
        <w:rPr>
          <w:ins w:id="612" w:author="Medina-Rojas Cristian-Rene" w:date="2021-09-22T18:56:00Z"/>
          <w:lang w:val="es-ES"/>
        </w:rPr>
      </w:pPr>
    </w:p>
    <w:p w14:paraId="0A7BF532" w14:textId="19E184CF" w:rsidR="009B7A06" w:rsidRPr="009B7A06" w:rsidRDefault="009B7A06" w:rsidP="009B7A06">
      <w:pPr>
        <w:rPr>
          <w:ins w:id="613" w:author="Medina-Rojas Cristian-Rene" w:date="2021-09-22T19:05:00Z"/>
          <w:rPrChange w:id="614" w:author="Medina-Rojas Cristian-Rene" w:date="2021-09-22T19:05:00Z">
            <w:rPr>
              <w:ins w:id="615" w:author="Medina-Rojas Cristian-Rene" w:date="2021-09-22T19:05:00Z"/>
              <w:rFonts w:ascii="Arial" w:hAnsi="Arial" w:cs="Arial"/>
              <w:color w:val="333333"/>
            </w:rPr>
          </w:rPrChange>
        </w:rPr>
        <w:pPrChange w:id="616" w:author="Medina-Rojas Cristian-Rene" w:date="2021-09-22T19:05:00Z">
          <w:pPr>
            <w:pStyle w:val="NormalWeb"/>
            <w:shd w:val="clear" w:color="auto" w:fill="FFFFFF"/>
            <w:spacing w:before="0" w:beforeAutospacing="0" w:after="300" w:afterAutospacing="0" w:line="360" w:lineRule="atLeast"/>
          </w:pPr>
        </w:pPrChange>
      </w:pPr>
      <w:ins w:id="617" w:author="Medina-Rojas Cristian-Rene" w:date="2021-09-22T19:05:00Z">
        <w:r>
          <w:t xml:space="preserve">Paso </w:t>
        </w:r>
      </w:ins>
      <w:ins w:id="618" w:author="Medina-Rojas Cristian-Rene" w:date="2021-09-22T19:06:00Z">
        <w:r>
          <w:t>4:</w:t>
        </w:r>
      </w:ins>
      <w:ins w:id="619" w:author="Medina-Rojas Cristian-Rene" w:date="2021-09-22T19:05:00Z">
        <w:r>
          <w:t xml:space="preserve"> </w:t>
        </w:r>
        <w:r w:rsidRPr="009B7A06">
          <w:rPr>
            <w:rPrChange w:id="620" w:author="Medina-Rojas Cristian-Rene" w:date="2021-09-22T19:05:00Z">
              <w:rPr>
                <w:rStyle w:val="Textoennegrita"/>
                <w:rFonts w:ascii="Arial" w:hAnsi="Arial" w:cs="Arial"/>
                <w:color w:val="333333"/>
                <w:shd w:val="clear" w:color="auto" w:fill="C9D7F1"/>
              </w:rPr>
            </w:rPrChange>
          </w:rPr>
          <w:t>Iniciar sesión</w:t>
        </w:r>
        <w:r w:rsidRPr="009B7A06">
          <w:rPr>
            <w:rPrChange w:id="621" w:author="Medina-Rojas Cristian-Rene" w:date="2021-09-22T19:05:00Z">
              <w:rPr>
                <w:rFonts w:ascii="Arial" w:hAnsi="Arial" w:cs="Arial"/>
                <w:color w:val="333333"/>
                <w:shd w:val="clear" w:color="auto" w:fill="C9D7F1"/>
              </w:rPr>
            </w:rPrChange>
          </w:rPr>
          <w:t> para iniciar sesión en su cuenta verificada.</w:t>
        </w:r>
      </w:ins>
    </w:p>
    <w:p w14:paraId="507A4752" w14:textId="59308E88" w:rsidR="009B7A06" w:rsidRDefault="009B7A06" w:rsidP="009B7A06">
      <w:pPr>
        <w:rPr>
          <w:ins w:id="622" w:author="Medina-Rojas Cristian-Rene" w:date="2021-09-22T19:07:00Z"/>
        </w:rPr>
      </w:pPr>
      <w:ins w:id="623" w:author="Medina-Rojas Cristian-Rene" w:date="2021-09-22T19:05:00Z">
        <w:r w:rsidRPr="009B7A06">
          <w:rPr>
            <w:rPrChange w:id="624" w:author="Medina-Rojas Cristian-Rene" w:date="2021-09-22T19:05:00Z">
              <w:rPr>
                <w:rFonts w:ascii="Arial" w:hAnsi="Arial" w:cs="Arial"/>
                <w:color w:val="333333"/>
              </w:rPr>
            </w:rPrChange>
          </w:rPr>
          <w:t xml:space="preserve">Verá un botón principal en la pantalla de bienvenida de SAP BTP </w:t>
        </w:r>
        <w:proofErr w:type="spellStart"/>
        <w:r w:rsidRPr="009B7A06">
          <w:rPr>
            <w:rPrChange w:id="625" w:author="Medina-Rojas Cristian-Rene" w:date="2021-09-22T19:05:00Z">
              <w:rPr>
                <w:rFonts w:ascii="Arial" w:hAnsi="Arial" w:cs="Arial"/>
                <w:color w:val="333333"/>
              </w:rPr>
            </w:rPrChange>
          </w:rPr>
          <w:t>Cockpit</w:t>
        </w:r>
        <w:proofErr w:type="spellEnd"/>
        <w:r w:rsidRPr="009B7A06">
          <w:rPr>
            <w:rPrChange w:id="626" w:author="Medina-Rojas Cristian-Rene" w:date="2021-09-22T19:05:00Z">
              <w:rPr>
                <w:rFonts w:ascii="Arial" w:hAnsi="Arial" w:cs="Arial"/>
                <w:color w:val="333333"/>
              </w:rPr>
            </w:rPrChange>
          </w:rPr>
          <w:t>.</w:t>
        </w:r>
      </w:ins>
    </w:p>
    <w:p w14:paraId="36D8D97D" w14:textId="381C6155" w:rsidR="0020129A" w:rsidRDefault="0020129A" w:rsidP="009B7A06">
      <w:pPr>
        <w:rPr>
          <w:ins w:id="627" w:author="Medina-Rojas Cristian-Rene" w:date="2021-09-22T19:07:00Z"/>
        </w:rPr>
      </w:pPr>
    </w:p>
    <w:p w14:paraId="33CEDA50" w14:textId="0D8FDE9C" w:rsidR="0020129A" w:rsidRDefault="0020129A" w:rsidP="009B7A06">
      <w:pPr>
        <w:rPr>
          <w:ins w:id="628" w:author="Medina-Rojas Cristian-Rene" w:date="2021-09-22T19:08:00Z"/>
        </w:rPr>
      </w:pPr>
      <w:ins w:id="629" w:author="Medina-Rojas Cristian-Rene" w:date="2021-09-22T19:07:00Z">
        <w:r w:rsidRPr="0020129A">
          <w:lastRenderedPageBreak/>
          <w:drawing>
            <wp:inline distT="0" distB="0" distL="0" distR="0" wp14:anchorId="7CDFDFC2" wp14:editId="3D80B440">
              <wp:extent cx="5396230" cy="2472055"/>
              <wp:effectExtent l="0" t="0" r="0" b="4445"/>
              <wp:docPr id="7" name="Imagen 7" descr="Interfaz de usuario gráfica, Aplicación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7" descr="Interfaz de usuario gráfica, Aplicación&#10;&#10;Descripción generada automáticamente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230" cy="2472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5BB49A" w14:textId="46C901A0" w:rsidR="0020129A" w:rsidRDefault="0020129A" w:rsidP="009B7A06">
      <w:pPr>
        <w:rPr>
          <w:ins w:id="630" w:author="Medina-Rojas Cristian-Rene" w:date="2021-09-22T19:11:00Z"/>
        </w:rPr>
      </w:pPr>
      <w:ins w:id="631" w:author="Medina-Rojas Cristian-Rene" w:date="2021-09-22T19:08:00Z">
        <w:r>
          <w:t xml:space="preserve">Observamos que estamos en nuestro SAP BTP a partir de ahora podemos crear nuestras aplicaciones en la </w:t>
        </w:r>
        <w:r w:rsidR="00825215">
          <w:t>nube.</w:t>
        </w:r>
      </w:ins>
    </w:p>
    <w:p w14:paraId="2850383C" w14:textId="288A18DC" w:rsidR="00825215" w:rsidRDefault="00825215" w:rsidP="009B7A06">
      <w:pPr>
        <w:rPr>
          <w:ins w:id="632" w:author="Medina-Rojas Cristian-Rene" w:date="2021-09-22T19:11:00Z"/>
        </w:rPr>
      </w:pPr>
    </w:p>
    <w:p w14:paraId="256088E0" w14:textId="6A6DB716" w:rsidR="00825215" w:rsidRDefault="00825215" w:rsidP="009B7A06">
      <w:pPr>
        <w:rPr>
          <w:ins w:id="633" w:author="Medina-Rojas Cristian-Rene" w:date="2021-09-22T19:11:00Z"/>
        </w:rPr>
      </w:pPr>
      <w:ins w:id="634" w:author="Medina-Rojas Cristian-Rene" w:date="2021-09-22T19:11:00Z">
        <w:r>
          <w:t xml:space="preserve">Paso </w:t>
        </w:r>
      </w:ins>
      <w:ins w:id="635" w:author="Medina-Rojas Cristian-Rene" w:date="2021-09-22T19:12:00Z">
        <w:r>
          <w:t>5:</w:t>
        </w:r>
      </w:ins>
      <w:ins w:id="636" w:author="Medina-Rojas Cristian-Rene" w:date="2021-09-22T19:11:00Z">
        <w:r>
          <w:t xml:space="preserve"> Entramos a SAP Business </w:t>
        </w:r>
        <w:proofErr w:type="spellStart"/>
        <w:r>
          <w:t>Aplication</w:t>
        </w:r>
        <w:proofErr w:type="spellEnd"/>
        <w:r>
          <w:t xml:space="preserve"> estudio y nos creamos 2 Dev Spaces</w:t>
        </w:r>
      </w:ins>
    </w:p>
    <w:p w14:paraId="5C48B340" w14:textId="6C1187AC" w:rsidR="00825215" w:rsidRDefault="00825215" w:rsidP="009B7A06">
      <w:pPr>
        <w:rPr>
          <w:ins w:id="637" w:author="Medina-Rojas Cristian-Rene" w:date="2021-09-22T19:11:00Z"/>
        </w:rPr>
      </w:pPr>
    </w:p>
    <w:p w14:paraId="778EC120" w14:textId="73837639" w:rsidR="00825215" w:rsidRDefault="00825215" w:rsidP="009B7A06">
      <w:pPr>
        <w:rPr>
          <w:ins w:id="638" w:author="Medina-Rojas Cristian-Rene" w:date="2021-09-22T19:08:00Z"/>
        </w:rPr>
      </w:pPr>
      <w:ins w:id="639" w:author="Medina-Rojas Cristian-Rene" w:date="2021-09-22T19:11:00Z">
        <w:r>
          <w:t xml:space="preserve">Uno será nuestro </w:t>
        </w:r>
      </w:ins>
      <w:proofErr w:type="spellStart"/>
      <w:ins w:id="640" w:author="Medina-Rojas Cristian-Rene" w:date="2021-09-22T19:12:00Z">
        <w:r>
          <w:t>backedn</w:t>
        </w:r>
        <w:proofErr w:type="spellEnd"/>
        <w:r>
          <w:t xml:space="preserve"> y otro para nuestro </w:t>
        </w:r>
        <w:proofErr w:type="spellStart"/>
        <w:r>
          <w:t>Fronted</w:t>
        </w:r>
      </w:ins>
      <w:proofErr w:type="spellEnd"/>
    </w:p>
    <w:p w14:paraId="1BF4EF36" w14:textId="5F458B83" w:rsidR="0020129A" w:rsidRDefault="0020129A" w:rsidP="009B7A06">
      <w:pPr>
        <w:rPr>
          <w:ins w:id="641" w:author="Medina-Rojas Cristian-Rene" w:date="2021-09-22T19:10:00Z"/>
        </w:rPr>
      </w:pPr>
    </w:p>
    <w:p w14:paraId="66ABC07A" w14:textId="50D113B7" w:rsidR="009B7A06" w:rsidRDefault="00825215" w:rsidP="009B7A06">
      <w:pPr>
        <w:rPr>
          <w:ins w:id="642" w:author="Medina-Rojas Cristian-Rene" w:date="2021-09-22T19:12:00Z"/>
        </w:rPr>
      </w:pPr>
      <w:ins w:id="643" w:author="Medina-Rojas Cristian-Rene" w:date="2021-09-22T19:10:00Z">
        <w:r w:rsidRPr="00825215">
          <w:drawing>
            <wp:inline distT="0" distB="0" distL="0" distR="0" wp14:anchorId="34F5C9BC" wp14:editId="37D378AB">
              <wp:extent cx="5396230" cy="2495550"/>
              <wp:effectExtent l="0" t="0" r="0" b="0"/>
              <wp:docPr id="8" name="Imagen 8" descr="Interfaz de usuario gráfica, Texto, Aplicación, Correo electrónic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8" descr="Interfaz de usuario gráfica, Texto, Aplicación, Correo electrónico&#10;&#10;Descripción generada automáticamente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230" cy="2495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EE2D9E" w14:textId="6F58F3F1" w:rsidR="009F3023" w:rsidRDefault="009F3023" w:rsidP="009B7A06">
      <w:pPr>
        <w:rPr>
          <w:ins w:id="644" w:author="Medina-Rojas Cristian-Rene" w:date="2021-09-22T19:12:00Z"/>
        </w:rPr>
      </w:pPr>
    </w:p>
    <w:p w14:paraId="429353F8" w14:textId="77777777" w:rsidR="009F3023" w:rsidRDefault="009F3023" w:rsidP="009B7A06">
      <w:pPr>
        <w:rPr>
          <w:ins w:id="645" w:author="Medina-Rojas Cristian-Rene" w:date="2021-09-22T19:06:00Z"/>
        </w:rPr>
      </w:pPr>
    </w:p>
    <w:p w14:paraId="405B2CCD" w14:textId="77777777" w:rsidR="009B7A06" w:rsidRPr="009B7A06" w:rsidRDefault="009B7A06" w:rsidP="009B7A06">
      <w:pPr>
        <w:rPr>
          <w:ins w:id="646" w:author="Medina-Rojas Cristian-Rene" w:date="2021-09-22T19:05:00Z"/>
          <w:rPrChange w:id="647" w:author="Medina-Rojas Cristian-Rene" w:date="2021-09-22T19:05:00Z">
            <w:rPr>
              <w:ins w:id="648" w:author="Medina-Rojas Cristian-Rene" w:date="2021-09-22T19:05:00Z"/>
              <w:rFonts w:ascii="Arial" w:hAnsi="Arial" w:cs="Arial"/>
              <w:color w:val="333333"/>
            </w:rPr>
          </w:rPrChange>
        </w:rPr>
        <w:pPrChange w:id="649" w:author="Medina-Rojas Cristian-Rene" w:date="2021-09-22T19:05:00Z">
          <w:pPr>
            <w:pStyle w:val="NormalWeb"/>
            <w:shd w:val="clear" w:color="auto" w:fill="FFFFFF"/>
            <w:spacing w:before="0" w:beforeAutospacing="0" w:after="300" w:afterAutospacing="0" w:line="360" w:lineRule="atLeast"/>
          </w:pPr>
        </w:pPrChange>
      </w:pPr>
    </w:p>
    <w:p w14:paraId="13CCB2D0" w14:textId="77777777" w:rsidR="00296831" w:rsidRDefault="00296831" w:rsidP="00296831">
      <w:pPr>
        <w:rPr>
          <w:ins w:id="650" w:author="Medina-Rojas Cristian-Rene" w:date="2021-09-22T18:56:00Z"/>
          <w:lang w:val="es-ES"/>
        </w:rPr>
      </w:pPr>
    </w:p>
    <w:p w14:paraId="3DC7276D" w14:textId="77777777" w:rsidR="00296831" w:rsidRDefault="00296831" w:rsidP="00296831">
      <w:pPr>
        <w:rPr>
          <w:ins w:id="651" w:author="Medina-Rojas Cristian-Rene" w:date="2021-09-22T18:54:00Z"/>
          <w:lang w:val="es-ES"/>
        </w:rPr>
      </w:pPr>
    </w:p>
    <w:p w14:paraId="4D98215E" w14:textId="77777777" w:rsidR="00296831" w:rsidRPr="00296831" w:rsidRDefault="00296831" w:rsidP="00296831">
      <w:pPr>
        <w:rPr>
          <w:ins w:id="652" w:author="Medina-Rojas Cristian-Rene" w:date="2021-09-22T18:23:00Z"/>
          <w:lang w:val="es-ES"/>
          <w:rPrChange w:id="653" w:author="Medina-Rojas Cristian-Rene" w:date="2021-09-22T18:53:00Z">
            <w:rPr>
              <w:ins w:id="654" w:author="Medina-Rojas Cristian-Rene" w:date="2021-09-22T18:23:00Z"/>
            </w:rPr>
          </w:rPrChange>
        </w:rPr>
        <w:pPrChange w:id="655" w:author="Medina-Rojas Cristian-Rene" w:date="2021-09-22T18:53:00Z">
          <w:pPr>
            <w:pStyle w:val="Ttulo2"/>
          </w:pPr>
        </w:pPrChange>
      </w:pPr>
    </w:p>
    <w:p w14:paraId="1EF0CDB0" w14:textId="68506027" w:rsidR="00FB4022" w:rsidRDefault="00FB4022" w:rsidP="00FB4022">
      <w:pPr>
        <w:pStyle w:val="Ttulo2"/>
        <w:rPr>
          <w:ins w:id="656" w:author="Medina-Rojas Cristian-Rene" w:date="2021-09-22T18:37:00Z"/>
        </w:rPr>
      </w:pPr>
      <w:bookmarkStart w:id="657" w:name="_Toc83228930"/>
      <w:ins w:id="658" w:author="Medina-Rojas Cristian-Rene" w:date="2021-09-22T18:24:00Z">
        <w:r>
          <w:t xml:space="preserve">Configuración de parámetros SAP </w:t>
        </w:r>
      </w:ins>
      <w:ins w:id="659" w:author="Medina-Rojas Cristian-Rene" w:date="2021-09-22T18:27:00Z">
        <w:r w:rsidR="00A51FD8">
          <w:t>C</w:t>
        </w:r>
      </w:ins>
      <w:ins w:id="660" w:author="Medina-Rojas Cristian-Rene" w:date="2021-09-22T18:24:00Z">
        <w:r>
          <w:t xml:space="preserve">loud </w:t>
        </w:r>
        <w:proofErr w:type="spellStart"/>
        <w:r>
          <w:t>Plataform</w:t>
        </w:r>
      </w:ins>
      <w:bookmarkEnd w:id="657"/>
      <w:proofErr w:type="spellEnd"/>
    </w:p>
    <w:p w14:paraId="6E85AABB" w14:textId="18F3BDB9" w:rsidR="00F3138B" w:rsidRDefault="00F3138B" w:rsidP="00F3138B">
      <w:pPr>
        <w:rPr>
          <w:ins w:id="661" w:author="Medina-Rojas Cristian-Rene" w:date="2021-09-22T18:37:00Z"/>
          <w:lang w:val="es-ES"/>
        </w:rPr>
      </w:pPr>
    </w:p>
    <w:p w14:paraId="59C22A5D" w14:textId="29E273D3" w:rsidR="00F3138B" w:rsidRDefault="00F3138B" w:rsidP="00F3138B">
      <w:pPr>
        <w:pStyle w:val="Ttulo1"/>
        <w:rPr>
          <w:ins w:id="662" w:author="Medina-Rojas Cristian-Rene" w:date="2021-09-22T18:38:00Z"/>
        </w:rPr>
      </w:pPr>
      <w:bookmarkStart w:id="663" w:name="_Toc83228931"/>
      <w:ins w:id="664" w:author="Medina-Rojas Cristian-Rene" w:date="2021-09-22T18:37:00Z">
        <w:r>
          <w:lastRenderedPageBreak/>
          <w:t xml:space="preserve">Arquitectura de la </w:t>
        </w:r>
      </w:ins>
      <w:ins w:id="665" w:author="Medina-Rojas Cristian-Rene" w:date="2021-09-22T18:38:00Z">
        <w:r>
          <w:t>Aplicación</w:t>
        </w:r>
        <w:bookmarkEnd w:id="663"/>
        <w:r>
          <w:t xml:space="preserve"> </w:t>
        </w:r>
      </w:ins>
    </w:p>
    <w:p w14:paraId="6F822EDB" w14:textId="2E18C381" w:rsidR="00F3138B" w:rsidRDefault="00F3138B" w:rsidP="00F3138B">
      <w:pPr>
        <w:pStyle w:val="Ttulo2"/>
        <w:rPr>
          <w:ins w:id="666" w:author="Medina-Rojas Cristian-Rene" w:date="2021-09-22T18:38:00Z"/>
        </w:rPr>
        <w:pPrChange w:id="667" w:author="Medina-Rojas Cristian-Rene" w:date="2021-09-22T18:39:00Z">
          <w:pPr/>
        </w:pPrChange>
      </w:pPr>
      <w:bookmarkStart w:id="668" w:name="_Toc83228932"/>
      <w:ins w:id="669" w:author="Medina-Rojas Cristian-Rene" w:date="2021-09-22T18:38:00Z">
        <w:r>
          <w:t>Arquitectura Modelo Cliente Servidor</w:t>
        </w:r>
        <w:bookmarkEnd w:id="668"/>
      </w:ins>
    </w:p>
    <w:p w14:paraId="0710EF4D" w14:textId="52F4AFCB" w:rsidR="00F3138B" w:rsidRDefault="00F3138B" w:rsidP="00F3138B">
      <w:pPr>
        <w:pStyle w:val="Ttulo2"/>
        <w:rPr>
          <w:ins w:id="670" w:author="Medina-Rojas Cristian-Rene" w:date="2021-09-22T18:38:00Z"/>
        </w:rPr>
        <w:pPrChange w:id="671" w:author="Medina-Rojas Cristian-Rene" w:date="2021-09-22T18:39:00Z">
          <w:pPr/>
        </w:pPrChange>
      </w:pPr>
      <w:bookmarkStart w:id="672" w:name="_Toc83228933"/>
      <w:ins w:id="673" w:author="Medina-Rojas Cristian-Rene" w:date="2021-09-22T18:38:00Z">
        <w:r>
          <w:t xml:space="preserve">Arquitectura </w:t>
        </w:r>
        <w:proofErr w:type="spellStart"/>
        <w:r>
          <w:t>Softaw</w:t>
        </w:r>
      </w:ins>
      <w:ins w:id="674" w:author="Medina-Rojas Cristian-Rene" w:date="2021-09-22T18:39:00Z">
        <w:r>
          <w:t>a</w:t>
        </w:r>
      </w:ins>
      <w:ins w:id="675" w:author="Medina-Rojas Cristian-Rene" w:date="2021-09-22T18:38:00Z">
        <w:r>
          <w:t>re</w:t>
        </w:r>
        <w:proofErr w:type="spellEnd"/>
        <w:r>
          <w:t xml:space="preserve"> MVC</w:t>
        </w:r>
        <w:bookmarkEnd w:id="672"/>
      </w:ins>
    </w:p>
    <w:p w14:paraId="364CBE85" w14:textId="186146CC" w:rsidR="00FB4022" w:rsidRPr="00F3138B" w:rsidRDefault="00F3138B" w:rsidP="00FB4022">
      <w:pPr>
        <w:pStyle w:val="Ttulo2"/>
        <w:rPr>
          <w:ins w:id="676" w:author="Medina-Rojas Cristian-Rene" w:date="2021-09-22T18:25:00Z"/>
          <w:rPrChange w:id="677" w:author="Medina-Rojas Cristian-Rene" w:date="2021-09-22T18:39:00Z">
            <w:rPr>
              <w:ins w:id="678" w:author="Medina-Rojas Cristian-Rene" w:date="2021-09-22T18:25:00Z"/>
            </w:rPr>
          </w:rPrChange>
        </w:rPr>
        <w:pPrChange w:id="679" w:author="Medina-Rojas Cristian-Rene" w:date="2021-09-22T18:17:00Z">
          <w:pPr/>
        </w:pPrChange>
      </w:pPr>
      <w:bookmarkStart w:id="680" w:name="_Toc83228934"/>
      <w:ins w:id="681" w:author="Medina-Rojas Cristian-Rene" w:date="2021-09-22T18:39:00Z">
        <w:r>
          <w:t xml:space="preserve">Arquitectura SAP Business </w:t>
        </w:r>
        <w:proofErr w:type="spellStart"/>
        <w:r>
          <w:t>Application</w:t>
        </w:r>
        <w:proofErr w:type="spellEnd"/>
        <w:r>
          <w:t xml:space="preserve"> Studio</w:t>
        </w:r>
      </w:ins>
      <w:bookmarkEnd w:id="680"/>
    </w:p>
    <w:p w14:paraId="345A19DA" w14:textId="663D230A" w:rsidR="00FB4022" w:rsidRDefault="00FB4022" w:rsidP="00FB4022">
      <w:pPr>
        <w:pStyle w:val="Ttulo1"/>
        <w:rPr>
          <w:ins w:id="682" w:author="Medina-Rojas Cristian-Rene" w:date="2021-09-22T18:25:00Z"/>
        </w:rPr>
      </w:pPr>
      <w:bookmarkStart w:id="683" w:name="_Toc83228935"/>
      <w:ins w:id="684" w:author="Medina-Rojas Cristian-Rene" w:date="2021-09-22T18:25:00Z">
        <w:r>
          <w:t>Desarrollo de la Aplicación</w:t>
        </w:r>
        <w:bookmarkEnd w:id="683"/>
        <w:r>
          <w:t xml:space="preserve"> </w:t>
        </w:r>
      </w:ins>
    </w:p>
    <w:p w14:paraId="52761D5C" w14:textId="18512D63" w:rsidR="00FB4022" w:rsidRDefault="00FB4022" w:rsidP="00FB4022">
      <w:pPr>
        <w:rPr>
          <w:ins w:id="685" w:author="Medina-Rojas Cristian-Rene" w:date="2021-09-22T18:25:00Z"/>
          <w:lang w:val="es-ES"/>
        </w:rPr>
      </w:pPr>
    </w:p>
    <w:p w14:paraId="60BC9FFE" w14:textId="0B27D04C" w:rsidR="00FB4022" w:rsidRPr="00A51FD8" w:rsidRDefault="00FB4022" w:rsidP="00FB4022">
      <w:pPr>
        <w:pStyle w:val="Ttulo2"/>
        <w:rPr>
          <w:ins w:id="686" w:author="Medina-Rojas Cristian-Rene" w:date="2021-09-22T18:13:00Z"/>
          <w:rPrChange w:id="687" w:author="Medina-Rojas Cristian-Rene" w:date="2021-09-22T18:27:00Z">
            <w:rPr>
              <w:ins w:id="688" w:author="Medina-Rojas Cristian-Rene" w:date="2021-09-22T18:13:00Z"/>
            </w:rPr>
          </w:rPrChange>
        </w:rPr>
        <w:pPrChange w:id="689" w:author="Medina-Rojas Cristian-Rene" w:date="2021-09-22T18:17:00Z">
          <w:pPr>
            <w:pStyle w:val="Ttulo2"/>
          </w:pPr>
        </w:pPrChange>
      </w:pPr>
      <w:bookmarkStart w:id="690" w:name="_Toc83228936"/>
      <w:ins w:id="691" w:author="Medina-Rojas Cristian-Rene" w:date="2021-09-22T18:25:00Z">
        <w:r>
          <w:t>Descripción de la Aplicación</w:t>
        </w:r>
        <w:bookmarkEnd w:id="690"/>
        <w:r>
          <w:t xml:space="preserve"> </w:t>
        </w:r>
      </w:ins>
    </w:p>
    <w:p w14:paraId="039B6AAA" w14:textId="6DE68FDB" w:rsidR="00E36C4A" w:rsidRDefault="00A51FD8" w:rsidP="00A51FD8">
      <w:pPr>
        <w:pStyle w:val="Ttulo2"/>
        <w:rPr>
          <w:ins w:id="692" w:author="Medina-Rojas Cristian-Rene" w:date="2021-09-22T18:27:00Z"/>
        </w:rPr>
      </w:pPr>
      <w:bookmarkStart w:id="693" w:name="_Toc83228937"/>
      <w:ins w:id="694" w:author="Medina-Rojas Cristian-Rene" w:date="2021-09-22T18:26:00Z">
        <w:r>
          <w:t xml:space="preserve">Análisis de </w:t>
        </w:r>
      </w:ins>
      <w:ins w:id="695" w:author="Medina-Rojas Cristian-Rene" w:date="2021-09-22T18:31:00Z">
        <w:r>
          <w:t>Requerimientos</w:t>
        </w:r>
      </w:ins>
      <w:bookmarkEnd w:id="693"/>
      <w:ins w:id="696" w:author="Medina-Rojas Cristian-Rene" w:date="2021-09-22T18:27:00Z">
        <w:r>
          <w:t xml:space="preserve"> </w:t>
        </w:r>
      </w:ins>
    </w:p>
    <w:p w14:paraId="5BBF57AA" w14:textId="0FB33783" w:rsidR="00A51FD8" w:rsidRPr="00A51FD8" w:rsidRDefault="00A51FD8" w:rsidP="00A51FD8">
      <w:pPr>
        <w:pStyle w:val="Ttulo2"/>
        <w:rPr>
          <w:ins w:id="697" w:author="Medina-Rojas Cristian-Rene" w:date="2021-09-22T18:28:00Z"/>
          <w:rPrChange w:id="698" w:author="Medina-Rojas Cristian-Rene" w:date="2021-09-22T18:28:00Z">
            <w:rPr>
              <w:ins w:id="699" w:author="Medina-Rojas Cristian-Rene" w:date="2021-09-22T18:28:00Z"/>
            </w:rPr>
          </w:rPrChange>
        </w:rPr>
        <w:pPrChange w:id="700" w:author="Medina-Rojas Cristian-Rene" w:date="2021-09-22T18:28:00Z">
          <w:pPr/>
        </w:pPrChange>
      </w:pPr>
      <w:bookmarkStart w:id="701" w:name="_Toc83228938"/>
      <w:ins w:id="702" w:author="Medina-Rojas Cristian-Rene" w:date="2021-09-22T18:27:00Z">
        <w:r>
          <w:t>Casos de Uso</w:t>
        </w:r>
      </w:ins>
      <w:bookmarkEnd w:id="701"/>
    </w:p>
    <w:p w14:paraId="606D5782" w14:textId="69656079" w:rsidR="00A51FD8" w:rsidRDefault="00A51FD8" w:rsidP="00A51FD8">
      <w:pPr>
        <w:pStyle w:val="Ttulo2"/>
        <w:rPr>
          <w:ins w:id="703" w:author="Medina-Rojas Cristian-Rene" w:date="2021-09-22T18:29:00Z"/>
        </w:rPr>
      </w:pPr>
      <w:bookmarkStart w:id="704" w:name="_Toc83228939"/>
      <w:ins w:id="705" w:author="Medina-Rojas Cristian-Rene" w:date="2021-09-22T18:28:00Z">
        <w:r>
          <w:t>Conjunto de datos</w:t>
        </w:r>
      </w:ins>
      <w:bookmarkEnd w:id="704"/>
    </w:p>
    <w:p w14:paraId="7132F186" w14:textId="1FF30267" w:rsidR="00A51FD8" w:rsidRDefault="00A51FD8" w:rsidP="00A51FD8">
      <w:pPr>
        <w:pStyle w:val="Ttulo2"/>
        <w:rPr>
          <w:ins w:id="706" w:author="Medina-Rojas Cristian-Rene" w:date="2021-09-22T18:29:00Z"/>
        </w:rPr>
      </w:pPr>
      <w:bookmarkStart w:id="707" w:name="_Toc83228940"/>
      <w:ins w:id="708" w:author="Medina-Rojas Cristian-Rene" w:date="2021-09-22T18:29:00Z">
        <w:r>
          <w:t>Diagramas Relaciones</w:t>
        </w:r>
        <w:bookmarkEnd w:id="707"/>
      </w:ins>
    </w:p>
    <w:p w14:paraId="48AFF7B8" w14:textId="21BF2091" w:rsidR="00A51FD8" w:rsidRDefault="00A51FD8" w:rsidP="00A51FD8">
      <w:pPr>
        <w:rPr>
          <w:ins w:id="709" w:author="Medina-Rojas Cristian-Rene" w:date="2021-09-22T18:29:00Z"/>
          <w:lang w:val="es-ES"/>
        </w:rPr>
      </w:pPr>
    </w:p>
    <w:p w14:paraId="3C512288" w14:textId="314524B8" w:rsidR="00A51FD8" w:rsidRDefault="00A51FD8" w:rsidP="00A51FD8">
      <w:pPr>
        <w:pStyle w:val="Ttulo1"/>
        <w:rPr>
          <w:ins w:id="710" w:author="Medina-Rojas Cristian-Rene" w:date="2021-09-22T18:30:00Z"/>
        </w:rPr>
      </w:pPr>
      <w:bookmarkStart w:id="711" w:name="_Toc83228941"/>
      <w:ins w:id="712" w:author="Medina-Rojas Cristian-Rene" w:date="2021-09-22T18:29:00Z">
        <w:r>
          <w:t>Diseño</w:t>
        </w:r>
      </w:ins>
      <w:bookmarkEnd w:id="711"/>
    </w:p>
    <w:p w14:paraId="449E8029" w14:textId="0FA76C28" w:rsidR="00A51FD8" w:rsidRDefault="00A51FD8" w:rsidP="00A51FD8">
      <w:pPr>
        <w:rPr>
          <w:ins w:id="713" w:author="Medina-Rojas Cristian-Rene" w:date="2021-09-22T18:30:00Z"/>
          <w:lang w:val="es-ES"/>
        </w:rPr>
      </w:pPr>
    </w:p>
    <w:p w14:paraId="24ECE40B" w14:textId="4129B89F" w:rsidR="00A51FD8" w:rsidRDefault="00A51FD8" w:rsidP="00A51FD8">
      <w:pPr>
        <w:pStyle w:val="Ttulo2"/>
        <w:rPr>
          <w:ins w:id="714" w:author="Medina-Rojas Cristian-Rene" w:date="2021-09-22T18:31:00Z"/>
        </w:rPr>
      </w:pPr>
      <w:bookmarkStart w:id="715" w:name="_Toc83228942"/>
      <w:ins w:id="716" w:author="Medina-Rojas Cristian-Rene" w:date="2021-09-22T18:30:00Z">
        <w:r>
          <w:t>Diseño Interfaz de Usuario</w:t>
        </w:r>
        <w:bookmarkEnd w:id="715"/>
        <w:r>
          <w:t xml:space="preserve"> </w:t>
        </w:r>
      </w:ins>
    </w:p>
    <w:p w14:paraId="789C9389" w14:textId="29D4DE90" w:rsidR="00A51FD8" w:rsidRDefault="00A51FD8" w:rsidP="00A51FD8">
      <w:pPr>
        <w:rPr>
          <w:ins w:id="717" w:author="Medina-Rojas Cristian-Rene" w:date="2021-09-22T18:31:00Z"/>
          <w:lang w:val="es-ES"/>
        </w:rPr>
      </w:pPr>
    </w:p>
    <w:p w14:paraId="666B1473" w14:textId="292416AC" w:rsidR="00A51FD8" w:rsidRDefault="00A51FD8" w:rsidP="00A51FD8">
      <w:pPr>
        <w:pStyle w:val="Ttulo1"/>
        <w:rPr>
          <w:ins w:id="718" w:author="Medina-Rojas Cristian-Rene" w:date="2021-09-22T18:40:00Z"/>
        </w:rPr>
      </w:pPr>
      <w:bookmarkStart w:id="719" w:name="_Toc83228943"/>
      <w:ins w:id="720" w:author="Medina-Rojas Cristian-Rene" w:date="2021-09-22T18:31:00Z">
        <w:r>
          <w:t>Implementación</w:t>
        </w:r>
        <w:bookmarkEnd w:id="719"/>
        <w:r>
          <w:t xml:space="preserve"> </w:t>
        </w:r>
      </w:ins>
    </w:p>
    <w:p w14:paraId="68869B40" w14:textId="0EFECD21" w:rsidR="00F3138B" w:rsidRDefault="00F3138B" w:rsidP="00F3138B">
      <w:pPr>
        <w:rPr>
          <w:ins w:id="721" w:author="Medina-Rojas Cristian-Rene" w:date="2021-09-22T18:40:00Z"/>
          <w:lang w:val="es-ES"/>
        </w:rPr>
      </w:pPr>
    </w:p>
    <w:p w14:paraId="60102D86" w14:textId="73952513" w:rsidR="00F3138B" w:rsidRDefault="00F3138B" w:rsidP="00F3138B">
      <w:pPr>
        <w:pStyle w:val="Ttulo2"/>
        <w:rPr>
          <w:ins w:id="722" w:author="Medina-Rojas Cristian-Rene" w:date="2021-09-22T18:40:00Z"/>
        </w:rPr>
      </w:pPr>
      <w:bookmarkStart w:id="723" w:name="_Toc83228944"/>
      <w:ins w:id="724" w:author="Medina-Rojas Cristian-Rene" w:date="2021-09-22T18:40:00Z">
        <w:r>
          <w:t>IDES de Desarrollo</w:t>
        </w:r>
        <w:bookmarkEnd w:id="723"/>
        <w:r>
          <w:t xml:space="preserve"> </w:t>
        </w:r>
      </w:ins>
    </w:p>
    <w:p w14:paraId="3BBC2D1C" w14:textId="4307AE84" w:rsidR="00F3138B" w:rsidRDefault="00F3138B" w:rsidP="00F3138B">
      <w:pPr>
        <w:pStyle w:val="Ttulo2"/>
        <w:rPr>
          <w:ins w:id="725" w:author="Medina-Rojas Cristian-Rene" w:date="2021-09-22T18:40:00Z"/>
        </w:rPr>
      </w:pPr>
      <w:bookmarkStart w:id="726" w:name="_Toc83228945"/>
      <w:ins w:id="727" w:author="Medina-Rojas Cristian-Rene" w:date="2021-09-22T18:40:00Z">
        <w:r>
          <w:t>Lenguajes de programación</w:t>
        </w:r>
        <w:bookmarkEnd w:id="726"/>
        <w:r>
          <w:t xml:space="preserve"> </w:t>
        </w:r>
      </w:ins>
    </w:p>
    <w:p w14:paraId="097FC1A6" w14:textId="3AFCDCFC" w:rsidR="00A51FD8" w:rsidRPr="00F3138B" w:rsidRDefault="00F3138B" w:rsidP="00A51FD8">
      <w:pPr>
        <w:pStyle w:val="Ttulo2"/>
        <w:rPr>
          <w:ins w:id="728" w:author="Medina-Rojas Cristian-Rene" w:date="2021-09-22T18:32:00Z"/>
          <w:rPrChange w:id="729" w:author="Medina-Rojas Cristian-Rene" w:date="2021-09-22T18:42:00Z">
            <w:rPr>
              <w:ins w:id="730" w:author="Medina-Rojas Cristian-Rene" w:date="2021-09-22T18:32:00Z"/>
            </w:rPr>
          </w:rPrChange>
        </w:rPr>
        <w:pPrChange w:id="731" w:author="Medina-Rojas Cristian-Rene" w:date="2021-09-22T18:32:00Z">
          <w:pPr/>
        </w:pPrChange>
      </w:pPr>
      <w:bookmarkStart w:id="732" w:name="_Toc83228946"/>
      <w:ins w:id="733" w:author="Medina-Rojas Cristian-Rene" w:date="2021-09-22T18:41:00Z">
        <w:r>
          <w:t>Estructura del proyecto</w:t>
        </w:r>
      </w:ins>
      <w:bookmarkEnd w:id="732"/>
    </w:p>
    <w:p w14:paraId="54209B4A" w14:textId="57E01BD7" w:rsidR="00A51FD8" w:rsidRDefault="00A51FD8" w:rsidP="00A51FD8">
      <w:pPr>
        <w:pStyle w:val="Ttulo1"/>
        <w:rPr>
          <w:ins w:id="734" w:author="Medina-Rojas Cristian-Rene" w:date="2021-09-22T18:33:00Z"/>
        </w:rPr>
      </w:pPr>
      <w:bookmarkStart w:id="735" w:name="_Toc83228947"/>
      <w:ins w:id="736" w:author="Medina-Rojas Cristian-Rene" w:date="2021-09-22T18:32:00Z">
        <w:r>
          <w:t>Resultados y Concl</w:t>
        </w:r>
      </w:ins>
      <w:ins w:id="737" w:author="Medina-Rojas Cristian-Rene" w:date="2021-09-22T18:33:00Z">
        <w:r>
          <w:t>usiones</w:t>
        </w:r>
        <w:bookmarkEnd w:id="735"/>
      </w:ins>
    </w:p>
    <w:p w14:paraId="4B98E49E" w14:textId="43874F40" w:rsidR="00A51FD8" w:rsidRDefault="00A51FD8" w:rsidP="00A51FD8">
      <w:pPr>
        <w:rPr>
          <w:ins w:id="738" w:author="Medina-Rojas Cristian-Rene" w:date="2021-09-22T18:33:00Z"/>
          <w:lang w:val="es-ES"/>
        </w:rPr>
      </w:pPr>
    </w:p>
    <w:p w14:paraId="38F81986" w14:textId="4598E673" w:rsidR="00A51FD8" w:rsidRDefault="00A51FD8" w:rsidP="00A51FD8">
      <w:pPr>
        <w:pStyle w:val="Ttulo1"/>
        <w:rPr>
          <w:ins w:id="739" w:author="Medina-Rojas Cristian-Rene" w:date="2021-09-22T18:34:00Z"/>
        </w:rPr>
      </w:pPr>
      <w:bookmarkStart w:id="740" w:name="_Toc83228948"/>
      <w:ins w:id="741" w:author="Medina-Rojas Cristian-Rene" w:date="2021-09-22T18:33:00Z">
        <w:r>
          <w:t>Análisis de Impacto</w:t>
        </w:r>
      </w:ins>
      <w:bookmarkEnd w:id="740"/>
    </w:p>
    <w:p w14:paraId="15CDAC9C" w14:textId="2440C776" w:rsidR="00A51FD8" w:rsidRPr="00A51FD8" w:rsidRDefault="00F3138B" w:rsidP="00A51FD8">
      <w:pPr>
        <w:pStyle w:val="Ttulo1"/>
        <w:rPr>
          <w:ins w:id="742" w:author="Medina-Rojas Cristian-Rene" w:date="2021-09-22T18:12:00Z"/>
          <w:rPrChange w:id="743" w:author="Medina-Rojas Cristian-Rene" w:date="2021-09-22T18:34:00Z">
            <w:rPr>
              <w:ins w:id="744" w:author="Medina-Rojas Cristian-Rene" w:date="2021-09-22T18:12:00Z"/>
            </w:rPr>
          </w:rPrChange>
        </w:rPr>
        <w:pPrChange w:id="745" w:author="Medina-Rojas Cristian-Rene" w:date="2021-09-22T18:34:00Z">
          <w:pPr>
            <w:pStyle w:val="Ttulo2"/>
          </w:pPr>
        </w:pPrChange>
      </w:pPr>
      <w:bookmarkStart w:id="746" w:name="_Toc83228949"/>
      <w:ins w:id="747" w:author="Medina-Rojas Cristian-Rene" w:date="2021-09-22T18:42:00Z">
        <w:r>
          <w:t>Bibliografía</w:t>
        </w:r>
      </w:ins>
      <w:bookmarkEnd w:id="746"/>
    </w:p>
    <w:p w14:paraId="3F036136" w14:textId="77777777" w:rsidR="00E36C4A" w:rsidRPr="00E36C4A" w:rsidRDefault="00E36C4A" w:rsidP="00E36C4A">
      <w:pPr>
        <w:rPr>
          <w:ins w:id="748" w:author="Medina-Rojas Cristian-Rene" w:date="2021-09-22T18:11:00Z"/>
          <w:lang w:val="es-ES"/>
          <w:rPrChange w:id="749" w:author="Medina-Rojas Cristian-Rene" w:date="2021-09-22T18:12:00Z">
            <w:rPr>
              <w:ins w:id="750" w:author="Medina-Rojas Cristian-Rene" w:date="2021-09-22T18:11:00Z"/>
            </w:rPr>
          </w:rPrChange>
        </w:rPr>
        <w:pPrChange w:id="751" w:author="Medina-Rojas Cristian-Rene" w:date="2021-09-22T18:12:00Z">
          <w:pPr/>
        </w:pPrChange>
      </w:pPr>
    </w:p>
    <w:p w14:paraId="159D67C0" w14:textId="77777777" w:rsidR="00E36C4A" w:rsidRPr="00E36C4A" w:rsidRDefault="00E36C4A" w:rsidP="00E36C4A">
      <w:pPr>
        <w:rPr>
          <w:ins w:id="752" w:author="Medina-Rojas Cristian-Rene" w:date="2021-09-22T18:09:00Z"/>
          <w:lang w:val="es-ES"/>
          <w:rPrChange w:id="753" w:author="Medina-Rojas Cristian-Rene" w:date="2021-09-22T18:10:00Z">
            <w:rPr>
              <w:ins w:id="754" w:author="Medina-Rojas Cristian-Rene" w:date="2021-09-22T18:09:00Z"/>
            </w:rPr>
          </w:rPrChange>
        </w:rPr>
        <w:pPrChange w:id="755" w:author="Medina-Rojas Cristian-Rene" w:date="2021-09-22T18:10:00Z">
          <w:pPr/>
        </w:pPrChange>
      </w:pPr>
    </w:p>
    <w:p w14:paraId="111B8CAE" w14:textId="6A029EE8" w:rsidR="00E36C4A" w:rsidRDefault="00E36C4A" w:rsidP="00E36C4A">
      <w:pPr>
        <w:rPr>
          <w:ins w:id="756" w:author="Medina-Rojas Cristian-Rene" w:date="2021-09-22T18:09:00Z"/>
          <w:lang w:val="es-ES"/>
        </w:rPr>
      </w:pPr>
    </w:p>
    <w:p w14:paraId="019707DF" w14:textId="77777777" w:rsidR="00E36C4A" w:rsidRDefault="00E36C4A" w:rsidP="00E36C4A">
      <w:pPr>
        <w:rPr>
          <w:ins w:id="757" w:author="Medina-Rojas Cristian-Rene" w:date="2021-09-22T18:09:00Z"/>
          <w:lang w:val="es-ES"/>
        </w:rPr>
      </w:pPr>
    </w:p>
    <w:p w14:paraId="70EEDF01" w14:textId="77777777" w:rsidR="00E36C4A" w:rsidRPr="00E36C4A" w:rsidRDefault="00E36C4A" w:rsidP="00E36C4A">
      <w:pPr>
        <w:rPr>
          <w:ins w:id="758" w:author="Medina-Rojas Cristian-Rene" w:date="2021-09-22T18:09:00Z"/>
          <w:lang w:val="es-ES"/>
          <w:rPrChange w:id="759" w:author="Medina-Rojas Cristian-Rene" w:date="2021-09-22T18:09:00Z">
            <w:rPr>
              <w:ins w:id="760" w:author="Medina-Rojas Cristian-Rene" w:date="2021-09-22T18:09:00Z"/>
            </w:rPr>
          </w:rPrChange>
        </w:rPr>
        <w:pPrChange w:id="761" w:author="Medina-Rojas Cristian-Rene" w:date="2021-09-22T18:09:00Z">
          <w:pPr>
            <w:pStyle w:val="Ttulo1"/>
          </w:pPr>
        </w:pPrChange>
      </w:pPr>
    </w:p>
    <w:p w14:paraId="5632D8B6" w14:textId="64CE3266" w:rsidR="000D3078" w:rsidRPr="00E36C4A" w:rsidRDefault="000D3078" w:rsidP="00E36C4A">
      <w:pPr>
        <w:rPr>
          <w:ins w:id="762" w:author="Medina-Rojas Cristian-Rene" w:date="2021-09-22T18:00:00Z"/>
          <w:rPrChange w:id="763" w:author="Medina-Rojas Cristian-Rene" w:date="2021-09-22T18:09:00Z">
            <w:rPr>
              <w:ins w:id="764" w:author="Medina-Rojas Cristian-Rene" w:date="2021-09-22T18:00:00Z"/>
              <w:szCs w:val="22"/>
            </w:rPr>
          </w:rPrChange>
        </w:rPr>
        <w:pPrChange w:id="765" w:author="Medina-Rojas Cristian-Rene" w:date="2021-09-22T18:09:00Z">
          <w:pPr>
            <w:pStyle w:val="Ttulo1"/>
            <w:numPr>
              <w:numId w:val="0"/>
            </w:numPr>
            <w:ind w:left="0" w:firstLine="0"/>
          </w:pPr>
        </w:pPrChange>
      </w:pPr>
    </w:p>
    <w:p w14:paraId="55705971" w14:textId="77777777" w:rsidR="00B63C98" w:rsidRPr="00B63C98" w:rsidDel="00E36C4A" w:rsidRDefault="00B63C98" w:rsidP="00B63C98">
      <w:pPr>
        <w:rPr>
          <w:del w:id="766" w:author="Medina-Rojas Cristian-Rene" w:date="2021-09-22T18:08:00Z"/>
          <w:lang w:val="es-ES"/>
          <w:rPrChange w:id="767" w:author="Medina-Rojas Cristian-Rene" w:date="2021-09-22T18:00:00Z">
            <w:rPr>
              <w:del w:id="768" w:author="Medina-Rojas Cristian-Rene" w:date="2021-09-22T18:08:00Z"/>
              <w:szCs w:val="22"/>
            </w:rPr>
          </w:rPrChange>
        </w:rPr>
        <w:pPrChange w:id="769" w:author="Medina-Rojas Cristian-Rene" w:date="2021-09-22T18:00:00Z">
          <w:pPr>
            <w:pStyle w:val="Ttulo1"/>
          </w:pPr>
        </w:pPrChange>
      </w:pPr>
    </w:p>
    <w:p w14:paraId="77B0AFA1" w14:textId="6AFB20DC" w:rsidR="000D3078" w:rsidRDefault="002C6375" w:rsidP="00325EDB">
      <w:pPr>
        <w:rPr>
          <w:szCs w:val="22"/>
          <w:lang w:val="es-ES"/>
        </w:rPr>
      </w:pPr>
      <w:r>
        <w:rPr>
          <w:szCs w:val="22"/>
          <w:lang w:val="es-ES"/>
        </w:rPr>
        <w:t>La introducción del TFG debe servir para que los profesores que evalúan el Trabajo puedan comprender el contexto en el que se realiza el mismo, y los objetivos que se plantean.</w:t>
      </w:r>
    </w:p>
    <w:p w14:paraId="3F288DC9" w14:textId="4861C1C0" w:rsidR="00F614DF" w:rsidRDefault="00F614DF" w:rsidP="00325EDB">
      <w:pPr>
        <w:rPr>
          <w:szCs w:val="22"/>
          <w:lang w:val="es-ES"/>
        </w:rPr>
      </w:pPr>
      <w:r>
        <w:rPr>
          <w:szCs w:val="22"/>
          <w:lang w:val="es-ES"/>
        </w:rPr>
        <w:lastRenderedPageBreak/>
        <w:t>Esta plantilla muestra la estructura básica de la memoria final de TFG, así como algunas instrucciones de formato</w:t>
      </w:r>
      <w:r w:rsidR="00742074">
        <w:rPr>
          <w:szCs w:val="22"/>
          <w:lang w:val="es-ES"/>
        </w:rPr>
        <w:t>.</w:t>
      </w:r>
    </w:p>
    <w:p w14:paraId="6952BA44" w14:textId="119A7E61" w:rsidR="00742074" w:rsidRDefault="00742074" w:rsidP="00325EDB">
      <w:pPr>
        <w:rPr>
          <w:szCs w:val="22"/>
          <w:lang w:val="es-ES"/>
        </w:rPr>
      </w:pPr>
      <w:r>
        <w:rPr>
          <w:szCs w:val="22"/>
          <w:lang w:val="es-ES"/>
        </w:rPr>
        <w:t>El esquema básico de una memoria final de TFG es el siguiente:</w:t>
      </w:r>
    </w:p>
    <w:p w14:paraId="21F70CC2" w14:textId="35C8A3B7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 xml:space="preserve">Resumen en español </w:t>
      </w:r>
      <w:proofErr w:type="spellStart"/>
      <w:r w:rsidRPr="00742074">
        <w:rPr>
          <w:szCs w:val="22"/>
          <w:lang w:val="es-ES"/>
        </w:rPr>
        <w:t>y</w:t>
      </w:r>
      <w:proofErr w:type="spellEnd"/>
      <w:r w:rsidRPr="00742074">
        <w:rPr>
          <w:szCs w:val="22"/>
          <w:lang w:val="es-ES"/>
        </w:rPr>
        <w:t xml:space="preserve"> inglés (máximo 2 p</w:t>
      </w:r>
      <w:r>
        <w:rPr>
          <w:szCs w:val="22"/>
          <w:lang w:val="es-ES"/>
        </w:rPr>
        <w:t>á</w:t>
      </w:r>
      <w:r w:rsidRPr="00742074">
        <w:rPr>
          <w:szCs w:val="22"/>
          <w:lang w:val="es-ES"/>
        </w:rPr>
        <w:t>ginas</w:t>
      </w:r>
      <w:r>
        <w:rPr>
          <w:szCs w:val="22"/>
          <w:lang w:val="es-ES"/>
        </w:rPr>
        <w:t xml:space="preserve"> cada uno</w:t>
      </w:r>
      <w:r w:rsidRPr="00742074">
        <w:rPr>
          <w:szCs w:val="22"/>
          <w:lang w:val="es-ES"/>
        </w:rPr>
        <w:t>)</w:t>
      </w:r>
    </w:p>
    <w:p w14:paraId="3B7AADCD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>
        <w:rPr>
          <w:szCs w:val="22"/>
          <w:lang w:val="es-ES"/>
        </w:rPr>
        <w:t>Tabla de contenidos</w:t>
      </w:r>
    </w:p>
    <w:p w14:paraId="6479BADE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Introducción (con los objetivos del TFG)</w:t>
      </w:r>
    </w:p>
    <w:p w14:paraId="343EA7F6" w14:textId="2D02B98E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Desarrollo</w:t>
      </w:r>
    </w:p>
    <w:p w14:paraId="62BE62A7" w14:textId="62AACFC4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Resultados y conclusiones</w:t>
      </w:r>
    </w:p>
    <w:p w14:paraId="4DF179AE" w14:textId="595DFDBD" w:rsidR="00C5690D" w:rsidRPr="00742074" w:rsidRDefault="00C5690D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>
        <w:rPr>
          <w:szCs w:val="22"/>
          <w:lang w:val="es-ES"/>
        </w:rPr>
        <w:t>Análisis de impacto</w:t>
      </w:r>
    </w:p>
    <w:p w14:paraId="0CDCEA4C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Bibliografía (publicaciones utilizadas en el estudio y desarrollo del trabajo)</w:t>
      </w:r>
    </w:p>
    <w:p w14:paraId="3CDB9C26" w14:textId="2FCDFFD9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Anexos (opcional)</w:t>
      </w:r>
    </w:p>
    <w:p w14:paraId="027AA483" w14:textId="3DDDD56E" w:rsidR="00742074" w:rsidRDefault="00742074" w:rsidP="00742074">
      <w:pPr>
        <w:rPr>
          <w:lang w:val="es-ES"/>
        </w:rPr>
      </w:pPr>
      <w:r>
        <w:rPr>
          <w:lang w:val="es-ES"/>
        </w:rPr>
        <w:t xml:space="preserve">En cualquier caso, es el tutor del TFG quien indicará a su estudiante la estructura de memoria final que mejor se ajuste </w:t>
      </w:r>
      <w:r w:rsidR="00A014DA">
        <w:rPr>
          <w:lang w:val="es-ES"/>
        </w:rPr>
        <w:t>al trabajo desarrollado.</w:t>
      </w:r>
    </w:p>
    <w:p w14:paraId="0251C138" w14:textId="2E7BECE3" w:rsidR="00A014DA" w:rsidRDefault="00A014DA" w:rsidP="00742074">
      <w:pPr>
        <w:rPr>
          <w:lang w:val="es-ES"/>
        </w:rPr>
      </w:pPr>
      <w:r>
        <w:rPr>
          <w:lang w:val="es-ES"/>
        </w:rPr>
        <w:t>Con respecto al formato, se seguirán las siguientes pautas, que</w:t>
      </w:r>
      <w:r w:rsidR="00B20DC3">
        <w:rPr>
          <w:lang w:val="es-ES"/>
        </w:rPr>
        <w:t xml:space="preserve"> se muestran en esta plantilla:</w:t>
      </w:r>
    </w:p>
    <w:p w14:paraId="5C6DF14D" w14:textId="087B71B8" w:rsidR="00663551" w:rsidRPr="00663551" w:rsidRDefault="00663551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Formato: un único fichero PDF (recomendable que su tamaño no supere los 20 Megas, no pudiendo ser superior a 50 Megas), y opcionalmente un fichero comprimido para presentar código, ficheros de multimedia, etc. (de tamaño inferior a 10 Megas)</w:t>
      </w:r>
    </w:p>
    <w:p w14:paraId="5C1C0C74" w14:textId="21696353" w:rsidR="00B20DC3" w:rsidRPr="00B20DC3" w:rsidRDefault="000A7AEB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Tamaño de papel</w:t>
      </w:r>
      <w:r w:rsidR="00B20DC3" w:rsidRPr="00B20DC3">
        <w:rPr>
          <w:lang w:val="es-ES"/>
        </w:rPr>
        <w:t>: DIN A4</w:t>
      </w:r>
      <w:r w:rsidR="00663551">
        <w:rPr>
          <w:lang w:val="es-ES"/>
        </w:rPr>
        <w:t xml:space="preserve"> a doble cara</w:t>
      </w:r>
    </w:p>
    <w:p w14:paraId="4C0D0BBE" w14:textId="01A117D6" w:rsidR="00D648BE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Portada</w:t>
      </w:r>
      <w:r w:rsidRPr="00B20DC3">
        <w:rPr>
          <w:lang w:val="es-ES"/>
        </w:rPr>
        <w:t xml:space="preserve">: </w:t>
      </w:r>
      <w:r w:rsidR="00D648BE">
        <w:rPr>
          <w:lang w:val="es-ES"/>
        </w:rPr>
        <w:t xml:space="preserve">tal y como se recoge en </w:t>
      </w:r>
      <w:r w:rsidR="00663551">
        <w:rPr>
          <w:lang w:val="es-ES"/>
        </w:rPr>
        <w:t xml:space="preserve">las </w:t>
      </w:r>
      <w:r w:rsidR="00D648BE">
        <w:rPr>
          <w:lang w:val="es-ES"/>
        </w:rPr>
        <w:t>plantilla</w:t>
      </w:r>
      <w:r w:rsidR="00663551">
        <w:rPr>
          <w:lang w:val="es-ES"/>
        </w:rPr>
        <w:t>s</w:t>
      </w:r>
      <w:r w:rsidR="00D648BE">
        <w:rPr>
          <w:lang w:val="es-ES"/>
        </w:rPr>
        <w:t>.</w:t>
      </w:r>
    </w:p>
    <w:p w14:paraId="6CF0E86E" w14:textId="6B6B771F" w:rsidR="00B20DC3" w:rsidRDefault="007C4598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Tipo de letra</w:t>
      </w:r>
      <w:r w:rsidR="00BA5889" w:rsidRPr="000D4D29">
        <w:rPr>
          <w:i/>
          <w:iCs/>
          <w:lang w:val="es-ES"/>
        </w:rPr>
        <w:t xml:space="preserve"> para texto</w:t>
      </w:r>
      <w:r>
        <w:rPr>
          <w:lang w:val="es-ES"/>
        </w:rPr>
        <w:t>. Preferiblemente “Bookman Old Style” 11 puntos</w:t>
      </w:r>
      <w:r w:rsidR="004D66D0">
        <w:rPr>
          <w:lang w:val="es-ES"/>
        </w:rPr>
        <w:t xml:space="preserve"> o equivalente, en negro</w:t>
      </w:r>
      <w:r>
        <w:rPr>
          <w:lang w:val="es-ES"/>
        </w:rPr>
        <w:t>.</w:t>
      </w:r>
    </w:p>
    <w:p w14:paraId="38529F10" w14:textId="33F173E4" w:rsidR="000A4600" w:rsidRDefault="000A4600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Tipo de letra para código</w:t>
      </w:r>
      <w:r w:rsidR="007347F5" w:rsidRPr="000D4D29">
        <w:rPr>
          <w:i/>
          <w:iCs/>
          <w:lang w:val="es-ES"/>
        </w:rPr>
        <w:t xml:space="preserve"> fuente</w:t>
      </w:r>
      <w:r w:rsidR="007347F5">
        <w:rPr>
          <w:lang w:val="es-ES"/>
        </w:rPr>
        <w:t>: “</w:t>
      </w:r>
      <w:r w:rsidR="007347F5" w:rsidRPr="00795AFF">
        <w:rPr>
          <w:rFonts w:ascii="Consolas" w:hAnsi="Consolas"/>
          <w:lang w:val="es-ES"/>
        </w:rPr>
        <w:t>Consolas</w:t>
      </w:r>
      <w:r w:rsidR="007347F5">
        <w:rPr>
          <w:lang w:val="es-ES"/>
        </w:rPr>
        <w:t>” o “</w:t>
      </w:r>
      <w:proofErr w:type="spellStart"/>
      <w:r w:rsidR="007347F5" w:rsidRPr="0055685C">
        <w:rPr>
          <w:rFonts w:ascii="Roboto Mono" w:hAnsi="Roboto Mono"/>
          <w:lang w:val="es-ES"/>
        </w:rPr>
        <w:t>Roboto</w:t>
      </w:r>
      <w:proofErr w:type="spellEnd"/>
      <w:r w:rsidR="007347F5" w:rsidRPr="0055685C">
        <w:rPr>
          <w:rFonts w:ascii="Roboto Mono" w:hAnsi="Roboto Mono"/>
          <w:lang w:val="es-ES"/>
        </w:rPr>
        <w:t xml:space="preserve"> mono</w:t>
      </w:r>
      <w:r w:rsidR="007347F5">
        <w:rPr>
          <w:lang w:val="es-ES"/>
        </w:rPr>
        <w:t>”</w:t>
      </w:r>
    </w:p>
    <w:p w14:paraId="7111BCBE" w14:textId="5EED4125" w:rsid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Má</w:t>
      </w:r>
      <w:r w:rsidR="00377C2F" w:rsidRPr="000D4D29">
        <w:rPr>
          <w:i/>
          <w:iCs/>
          <w:lang w:val="es-ES"/>
        </w:rPr>
        <w:t>r</w:t>
      </w:r>
      <w:r w:rsidRPr="000D4D29">
        <w:rPr>
          <w:i/>
          <w:iCs/>
          <w:lang w:val="es-ES"/>
        </w:rPr>
        <w:t>genes</w:t>
      </w:r>
      <w:r w:rsidRPr="00B20DC3">
        <w:rPr>
          <w:lang w:val="es-ES"/>
        </w:rPr>
        <w:t xml:space="preserve">: superior e inferior </w:t>
      </w:r>
      <w:r w:rsidR="00B37E1C">
        <w:rPr>
          <w:lang w:val="es-ES"/>
        </w:rPr>
        <w:t>3</w:t>
      </w:r>
      <w:r w:rsidR="00C5690D">
        <w:rPr>
          <w:lang w:val="es-ES"/>
        </w:rPr>
        <w:t>,5</w:t>
      </w:r>
      <w:r w:rsidRPr="00B20DC3">
        <w:rPr>
          <w:lang w:val="es-ES"/>
        </w:rPr>
        <w:t xml:space="preserve"> cm, izquierdo y derecho </w:t>
      </w:r>
      <w:r w:rsidR="00C5690D">
        <w:rPr>
          <w:lang w:val="es-ES"/>
        </w:rPr>
        <w:t>3</w:t>
      </w:r>
      <w:r w:rsidRPr="00B20DC3">
        <w:rPr>
          <w:lang w:val="es-ES"/>
        </w:rPr>
        <w:t xml:space="preserve"> cm.</w:t>
      </w:r>
    </w:p>
    <w:p w14:paraId="5DA9B144" w14:textId="2EC36675" w:rsidR="00C5690D" w:rsidRPr="004D66D0" w:rsidRDefault="00C5690D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Superficie del texto: 22,5 cm de alto (aproximadamente 40 líneas) y 15 cm de ancho</w:t>
      </w:r>
    </w:p>
    <w:p w14:paraId="193E69C0" w14:textId="27571B65" w:rsidR="00C5690D" w:rsidRPr="00B20DC3" w:rsidRDefault="00C5690D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Cabecera y pies: fuera de la superficie del texto</w:t>
      </w:r>
    </w:p>
    <w:p w14:paraId="4CE4BC37" w14:textId="77777777" w:rsidR="00B20DC3" w:rsidRP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Secciones y subsecciones</w:t>
      </w:r>
      <w:r w:rsidRPr="00B20DC3">
        <w:rPr>
          <w:lang w:val="es-ES"/>
        </w:rPr>
        <w:t>: reseñadas con numeración decimal a continuación del número del capítulo. Ej.: subsecciones 2.3.1.</w:t>
      </w:r>
    </w:p>
    <w:p w14:paraId="633B9B47" w14:textId="6FBF7B05" w:rsid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Números de página</w:t>
      </w:r>
      <w:r w:rsidRPr="00B20DC3">
        <w:rPr>
          <w:lang w:val="es-ES"/>
        </w:rPr>
        <w:t xml:space="preserve">: siempre centrado en margen inferior, página 1 comienza en capítulo 1, </w:t>
      </w:r>
      <w:r w:rsidR="000A7AEB" w:rsidRPr="00B20DC3">
        <w:rPr>
          <w:lang w:val="es-ES"/>
        </w:rPr>
        <w:t xml:space="preserve">todas las secciones </w:t>
      </w:r>
      <w:r w:rsidR="000A7AEB">
        <w:rPr>
          <w:lang w:val="es-ES"/>
        </w:rPr>
        <w:t>anteriores</w:t>
      </w:r>
      <w:r w:rsidRPr="00B20DC3">
        <w:rPr>
          <w:lang w:val="es-ES"/>
        </w:rPr>
        <w:t xml:space="preserve"> al capítulo 1 en número romano en minúscula</w:t>
      </w:r>
      <w:r w:rsidR="000D4D29">
        <w:rPr>
          <w:lang w:val="es-ES"/>
        </w:rPr>
        <w:t xml:space="preserve"> (i, </w:t>
      </w:r>
      <w:proofErr w:type="spellStart"/>
      <w:r w:rsidR="000D4D29">
        <w:rPr>
          <w:lang w:val="es-ES"/>
        </w:rPr>
        <w:t>ii</w:t>
      </w:r>
      <w:proofErr w:type="spellEnd"/>
      <w:r w:rsidR="000D4D29">
        <w:rPr>
          <w:lang w:val="es-ES"/>
        </w:rPr>
        <w:t xml:space="preserve">, </w:t>
      </w:r>
      <w:proofErr w:type="spellStart"/>
      <w:r w:rsidR="000D4D29">
        <w:rPr>
          <w:lang w:val="es-ES"/>
        </w:rPr>
        <w:t>iii</w:t>
      </w:r>
      <w:proofErr w:type="spellEnd"/>
      <w:r w:rsidR="000D4D29">
        <w:rPr>
          <w:lang w:val="es-ES"/>
        </w:rPr>
        <w:t>…</w:t>
      </w:r>
      <w:r w:rsidRPr="00B20DC3">
        <w:rPr>
          <w:lang w:val="es-ES"/>
        </w:rPr>
        <w:t>)</w:t>
      </w:r>
      <w:r w:rsidR="000D4D29">
        <w:rPr>
          <w:lang w:val="es-ES"/>
        </w:rPr>
        <w:t>.</w:t>
      </w:r>
    </w:p>
    <w:p w14:paraId="1FDF5D90" w14:textId="5EEBF10A" w:rsidR="00F12317" w:rsidRPr="00B20DC3" w:rsidRDefault="00F12317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Bibliografía: según las recomendaciones de la IEEE</w:t>
      </w:r>
    </w:p>
    <w:p w14:paraId="5B5C0F95" w14:textId="77777777" w:rsidR="002C6375" w:rsidRPr="00674F28" w:rsidRDefault="002C6375" w:rsidP="00B65AA9">
      <w:pPr>
        <w:spacing w:after="0"/>
        <w:rPr>
          <w:szCs w:val="22"/>
          <w:lang w:val="es-ES"/>
        </w:rPr>
      </w:pPr>
    </w:p>
    <w:p w14:paraId="504EBACF" w14:textId="77777777" w:rsidR="000D3078" w:rsidRPr="00674F28" w:rsidRDefault="000D3078" w:rsidP="00B65AA9">
      <w:pPr>
        <w:spacing w:after="0"/>
        <w:rPr>
          <w:szCs w:val="22"/>
          <w:lang w:val="es-ES"/>
        </w:rPr>
      </w:pPr>
    </w:p>
    <w:p w14:paraId="43729A14" w14:textId="10662D6A" w:rsidR="00907B00" w:rsidRDefault="00907B00">
      <w:pPr>
        <w:spacing w:after="200" w:line="240" w:lineRule="auto"/>
        <w:jc w:val="left"/>
        <w:rPr>
          <w:szCs w:val="22"/>
          <w:lang w:val="es-ES"/>
        </w:rPr>
      </w:pPr>
      <w:r>
        <w:rPr>
          <w:szCs w:val="22"/>
          <w:lang w:val="es-ES"/>
        </w:rPr>
        <w:br w:type="page"/>
      </w:r>
    </w:p>
    <w:p w14:paraId="3AE8FB92" w14:textId="0FA3ED1F" w:rsidR="000D3078" w:rsidDel="00B63C98" w:rsidRDefault="00907B00" w:rsidP="00907B00">
      <w:pPr>
        <w:pStyle w:val="Ttulo1"/>
        <w:rPr>
          <w:del w:id="770" w:author="Medina-Rojas Cristian-Rene" w:date="2021-09-22T18:01:00Z"/>
        </w:rPr>
      </w:pPr>
      <w:del w:id="771" w:author="Medina-Rojas Cristian-Rene" w:date="2021-09-22T18:01:00Z">
        <w:r w:rsidDel="00B63C98">
          <w:lastRenderedPageBreak/>
          <w:delText>Desarrollo</w:delText>
        </w:r>
      </w:del>
    </w:p>
    <w:p w14:paraId="7DC60231" w14:textId="2AA1844C" w:rsidR="00907B00" w:rsidRDefault="00D20300" w:rsidP="00907B00">
      <w:pPr>
        <w:rPr>
          <w:lang w:val="es-ES"/>
        </w:rPr>
      </w:pPr>
      <w:r>
        <w:rPr>
          <w:lang w:val="es-ES"/>
        </w:rPr>
        <w:t xml:space="preserve">Capítulo dedicado a describir el desarrollo del Trabajo realizado. De acuerdo con el tutor, este capítulo puede tener </w:t>
      </w:r>
      <w:r w:rsidR="000B5BEA">
        <w:rPr>
          <w:lang w:val="es-ES"/>
        </w:rPr>
        <w:t>distintas estructuras, e incluso pueden existir varios capítulos.</w:t>
      </w:r>
    </w:p>
    <w:p w14:paraId="115D229E" w14:textId="61E89371" w:rsidR="000B5BEA" w:rsidRDefault="000B5BEA" w:rsidP="00907B00">
      <w:pPr>
        <w:rPr>
          <w:lang w:val="es-ES"/>
        </w:rPr>
      </w:pPr>
      <w:r>
        <w:rPr>
          <w:lang w:val="es-ES"/>
        </w:rPr>
        <w:t>Todos los capítulos deben empezar en una página nueva.</w:t>
      </w:r>
    </w:p>
    <w:p w14:paraId="326D4EE9" w14:textId="7EFD7FB5" w:rsidR="0083648B" w:rsidRDefault="0083648B" w:rsidP="00907B00">
      <w:pPr>
        <w:rPr>
          <w:lang w:val="es-ES"/>
        </w:rPr>
      </w:pPr>
      <w:r>
        <w:rPr>
          <w:lang w:val="es-ES"/>
        </w:rPr>
        <w:t>Los apartados dentro de los capítulos se numeran de forma jerárquica</w:t>
      </w:r>
      <w:r w:rsidR="00972EBD">
        <w:rPr>
          <w:lang w:val="es-ES"/>
        </w:rPr>
        <w:t>, pero siempre deben estar alineados al margen izquierdo</w:t>
      </w:r>
      <w:r>
        <w:rPr>
          <w:lang w:val="es-ES"/>
        </w:rPr>
        <w:t>. Ejemplo:</w:t>
      </w:r>
    </w:p>
    <w:p w14:paraId="4000686E" w14:textId="15099D41" w:rsidR="00972EBD" w:rsidRPr="00972EBD" w:rsidRDefault="00B42E95" w:rsidP="00B63C98">
      <w:pPr>
        <w:pPrChange w:id="772" w:author="Medina-Rojas Cristian-Rene" w:date="2021-09-22T18:03:00Z">
          <w:pPr>
            <w:pStyle w:val="Ttulo2"/>
          </w:pPr>
        </w:pPrChange>
      </w:pPr>
      <w:r w:rsidRPr="00B42E95">
        <w:t>Apartado</w:t>
      </w:r>
      <w:r>
        <w:t xml:space="preserve"> 1 de capítulo 2</w:t>
      </w:r>
    </w:p>
    <w:p w14:paraId="3276AC50" w14:textId="67819EF3" w:rsidR="00ED222B" w:rsidRDefault="00ED222B" w:rsidP="00B63C98">
      <w:pPr>
        <w:rPr>
          <w:lang w:val="es-ES"/>
        </w:rPr>
        <w:pPrChange w:id="773" w:author="Medina-Rojas Cristian-Rene" w:date="2021-09-22T18:03:00Z">
          <w:pPr>
            <w:pStyle w:val="Ttulo3"/>
          </w:pPr>
        </w:pPrChange>
      </w:pPr>
      <w:r>
        <w:rPr>
          <w:lang w:val="es-ES"/>
        </w:rPr>
        <w:t>Sección 1 de apartado 1 de capítulo 2</w:t>
      </w:r>
    </w:p>
    <w:p w14:paraId="30FE19DF" w14:textId="638F85DA" w:rsidR="00D54BD8" w:rsidRPr="00305187" w:rsidRDefault="00305187" w:rsidP="00B63C98">
      <w:pPr>
        <w:pPrChange w:id="774" w:author="Medina-Rojas Cristian-Rene" w:date="2021-09-22T18:03:00Z">
          <w:pPr>
            <w:pStyle w:val="Ttulo4"/>
          </w:pPr>
        </w:pPrChange>
      </w:pPr>
      <w:proofErr w:type="gramStart"/>
      <w:r w:rsidRPr="00305187">
        <w:t>Sub sección</w:t>
      </w:r>
      <w:proofErr w:type="gramEnd"/>
      <w:r w:rsidRPr="00305187">
        <w:t xml:space="preserve"> 1</w:t>
      </w:r>
    </w:p>
    <w:p w14:paraId="6E10CC2B" w14:textId="4E56C2E2" w:rsidR="00305187" w:rsidRPr="00305187" w:rsidRDefault="00305187" w:rsidP="00B63C98">
      <w:pPr>
        <w:pPrChange w:id="775" w:author="Medina-Rojas Cristian-Rene" w:date="2021-09-22T18:03:00Z">
          <w:pPr>
            <w:pStyle w:val="Ttulo4"/>
          </w:pPr>
        </w:pPrChange>
      </w:pPr>
      <w:proofErr w:type="gramStart"/>
      <w:r w:rsidRPr="00305187">
        <w:t>Sub sección</w:t>
      </w:r>
      <w:proofErr w:type="gramEnd"/>
      <w:r w:rsidRPr="00305187">
        <w:t xml:space="preserve"> 1</w:t>
      </w:r>
    </w:p>
    <w:p w14:paraId="27BBED82" w14:textId="51387420" w:rsidR="00D54BD8" w:rsidRPr="00ED222B" w:rsidRDefault="00D54BD8" w:rsidP="00B63C98">
      <w:pPr>
        <w:rPr>
          <w:lang w:val="es-ES"/>
        </w:rPr>
        <w:pPrChange w:id="776" w:author="Medina-Rojas Cristian-Rene" w:date="2021-09-22T18:03:00Z">
          <w:pPr>
            <w:pStyle w:val="Ttulo3"/>
          </w:pPr>
        </w:pPrChange>
      </w:pPr>
      <w:r>
        <w:rPr>
          <w:lang w:val="es-ES"/>
        </w:rPr>
        <w:t>Sección 2 de apartado 1 de capítulo 2</w:t>
      </w:r>
    </w:p>
    <w:p w14:paraId="15DD801F" w14:textId="25637260" w:rsidR="00ED222B" w:rsidRDefault="00ED222B" w:rsidP="00B63C98">
      <w:pPr>
        <w:pPrChange w:id="777" w:author="Medina-Rojas Cristian-Rene" w:date="2021-09-22T18:03:00Z">
          <w:pPr>
            <w:pStyle w:val="Ttulo2"/>
          </w:pPr>
        </w:pPrChange>
      </w:pPr>
      <w:r w:rsidRPr="00B42E95">
        <w:t>Apartado</w:t>
      </w:r>
      <w:r>
        <w:t xml:space="preserve"> 2 de capítulo 2</w:t>
      </w:r>
    </w:p>
    <w:p w14:paraId="1CDDA24D" w14:textId="7C45DD51" w:rsidR="00ED222B" w:rsidRDefault="00ED222B" w:rsidP="00B63C98">
      <w:pPr>
        <w:pPrChange w:id="778" w:author="Medina-Rojas Cristian-Rene" w:date="2021-09-22T18:03:00Z">
          <w:pPr>
            <w:pStyle w:val="Ttulo2"/>
          </w:pPr>
        </w:pPrChange>
      </w:pPr>
      <w:r w:rsidRPr="00B42E95">
        <w:t>Apartado</w:t>
      </w:r>
      <w:r>
        <w:t xml:space="preserve"> 3 de capítulo 2</w:t>
      </w:r>
    </w:p>
    <w:p w14:paraId="0DBB0285" w14:textId="5E1934A5" w:rsidR="00B42E95" w:rsidRDefault="00B42E95" w:rsidP="00B42E95">
      <w:pPr>
        <w:rPr>
          <w:lang w:val="es-ES"/>
        </w:rPr>
      </w:pPr>
    </w:p>
    <w:p w14:paraId="08057B61" w14:textId="555AFF1F" w:rsidR="00972EBD" w:rsidRDefault="00972EBD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EFA1BA9" w14:textId="07C27458" w:rsidR="00972EBD" w:rsidRDefault="00972EBD" w:rsidP="00B63C98">
      <w:pPr>
        <w:pPrChange w:id="779" w:author="Medina-Rojas Cristian-Rene" w:date="2021-09-22T18:03:00Z">
          <w:pPr>
            <w:pStyle w:val="Ttulo1"/>
          </w:pPr>
        </w:pPrChange>
      </w:pPr>
      <w:r>
        <w:lastRenderedPageBreak/>
        <w:t>Resultados y conclusiones</w:t>
      </w:r>
    </w:p>
    <w:p w14:paraId="2F029DD0" w14:textId="5BE85C42" w:rsidR="00972EBD" w:rsidRDefault="00972EBD" w:rsidP="00972EBD">
      <w:pPr>
        <w:rPr>
          <w:lang w:val="es-ES"/>
        </w:rPr>
      </w:pPr>
      <w:r>
        <w:rPr>
          <w:lang w:val="es-ES"/>
        </w:rPr>
        <w:t xml:space="preserve">Resumen de resultados </w:t>
      </w:r>
      <w:r w:rsidR="00FC3FBA">
        <w:rPr>
          <w:lang w:val="es-ES"/>
        </w:rPr>
        <w:t>obtenidos en el TFG. Y conclusiones personales del estudiante sobre el trabajo realizado.</w:t>
      </w:r>
    </w:p>
    <w:p w14:paraId="7C28241E" w14:textId="2AFE926E" w:rsidR="00FC3FBA" w:rsidRDefault="00FC3FBA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1D8FE4C" w14:textId="009B8121" w:rsidR="00867214" w:rsidRDefault="00867214" w:rsidP="00B63C98">
      <w:pPr>
        <w:pPrChange w:id="780" w:author="Medina-Rojas Cristian-Rene" w:date="2021-09-22T18:03:00Z">
          <w:pPr>
            <w:pStyle w:val="Ttulo1"/>
          </w:pPr>
        </w:pPrChange>
      </w:pPr>
      <w:r>
        <w:lastRenderedPageBreak/>
        <w:t>Análisis de Impacto</w:t>
      </w:r>
    </w:p>
    <w:p w14:paraId="0CA08028" w14:textId="77777777" w:rsidR="00867214" w:rsidRDefault="00867214" w:rsidP="00867214">
      <w:pPr>
        <w:rPr>
          <w:lang w:val="es-ES"/>
        </w:rPr>
      </w:pPr>
      <w:r>
        <w:rPr>
          <w:lang w:val="es-ES"/>
        </w:rPr>
        <w:t>En este capítulo se realizará un análisis del impacto potencial de los resultados obtenidos durante la realización del TFG en diferentes contextos:</w:t>
      </w:r>
    </w:p>
    <w:p w14:paraId="04612A25" w14:textId="21326BEE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personal</w:t>
      </w:r>
    </w:p>
    <w:p w14:paraId="26633C44" w14:textId="4178B749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empresarial</w:t>
      </w:r>
    </w:p>
    <w:p w14:paraId="1E9A75FB" w14:textId="77777777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 w:rsidRPr="00867214">
        <w:rPr>
          <w:lang w:val="es-ES"/>
        </w:rPr>
        <w:t>social</w:t>
      </w:r>
    </w:p>
    <w:p w14:paraId="26ACDBED" w14:textId="77777777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económico</w:t>
      </w:r>
    </w:p>
    <w:p w14:paraId="507DE059" w14:textId="587219EC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medioambiental</w:t>
      </w:r>
    </w:p>
    <w:p w14:paraId="2C5968D3" w14:textId="222C9ADF" w:rsidR="00085144" w:rsidRPr="00867214" w:rsidRDefault="0008514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cultural</w:t>
      </w:r>
    </w:p>
    <w:p w14:paraId="08149A97" w14:textId="77777777" w:rsidR="00867214" w:rsidRDefault="00867214" w:rsidP="00867214">
      <w:pPr>
        <w:rPr>
          <w:lang w:val="es-ES"/>
        </w:rPr>
      </w:pPr>
      <w:r w:rsidRPr="00867214">
        <w:rPr>
          <w:lang w:val="es-ES"/>
        </w:rPr>
        <w:t>En dicho análisis se des</w:t>
      </w:r>
      <w:r>
        <w:rPr>
          <w:lang w:val="es-ES"/>
        </w:rPr>
        <w:t>tacarán los beneficios esperados, así como también los posibles efectos perjudiciales.</w:t>
      </w:r>
    </w:p>
    <w:p w14:paraId="197B47AF" w14:textId="5740AA61" w:rsidR="00867214" w:rsidRDefault="00867214" w:rsidP="00867214">
      <w:pPr>
        <w:rPr>
          <w:lang w:val="es-ES"/>
        </w:rPr>
      </w:pPr>
      <w:r>
        <w:rPr>
          <w:lang w:val="es-ES"/>
        </w:rPr>
        <w:t xml:space="preserve">Se recomienda analizar </w:t>
      </w:r>
      <w:r w:rsidR="00FB5634">
        <w:rPr>
          <w:lang w:val="es-ES"/>
        </w:rPr>
        <w:t xml:space="preserve">también </w:t>
      </w:r>
      <w:r>
        <w:rPr>
          <w:lang w:val="es-ES"/>
        </w:rPr>
        <w:t xml:space="preserve">el potencial impacto haciendo referencia a los Objetivos de Desarrollo Sostenible (ODS) de la Agenda 2030 </w:t>
      </w:r>
      <w:r w:rsidR="00FB5634">
        <w:rPr>
          <w:lang w:val="es-ES"/>
        </w:rPr>
        <w:t xml:space="preserve">que sean relevantes para la solución propuesta </w:t>
      </w:r>
      <w:r>
        <w:rPr>
          <w:lang w:val="es-ES"/>
        </w:rPr>
        <w:t>(</w:t>
      </w:r>
      <w:r w:rsidRPr="00867214">
        <w:rPr>
          <w:lang w:val="es-ES"/>
        </w:rPr>
        <w:t>https://www.un.org/sustainabledevelopment/es/objetivos-de-desarrollo-sostenible/</w:t>
      </w:r>
      <w:r>
        <w:rPr>
          <w:lang w:val="es-ES"/>
        </w:rPr>
        <w:t>).</w:t>
      </w:r>
    </w:p>
    <w:p w14:paraId="66D5352F" w14:textId="5000941A" w:rsidR="004860FB" w:rsidRDefault="004860FB" w:rsidP="00867214">
      <w:pPr>
        <w:rPr>
          <w:lang w:val="es-ES"/>
        </w:rPr>
      </w:pPr>
      <w:r>
        <w:rPr>
          <w:lang w:val="es-ES"/>
        </w:rPr>
        <w:t>En este capítulo se destacarán también aquellas decisiones tomadas a lo largo del trabajo que tienen como base la consideración del impacto.</w:t>
      </w:r>
    </w:p>
    <w:p w14:paraId="2A505981" w14:textId="77777777" w:rsidR="00867214" w:rsidRPr="00867214" w:rsidRDefault="00867214" w:rsidP="00867214">
      <w:pPr>
        <w:rPr>
          <w:lang w:val="es-ES"/>
        </w:rPr>
      </w:pPr>
    </w:p>
    <w:p w14:paraId="2979BA39" w14:textId="77777777" w:rsidR="00867214" w:rsidRPr="00867214" w:rsidRDefault="00867214" w:rsidP="00867214">
      <w:pPr>
        <w:spacing w:after="200" w:line="240" w:lineRule="auto"/>
        <w:jc w:val="left"/>
        <w:rPr>
          <w:lang w:val="es-ES"/>
        </w:rPr>
      </w:pPr>
      <w:r w:rsidRPr="00867214">
        <w:rPr>
          <w:lang w:val="es-ES"/>
        </w:rPr>
        <w:br w:type="page"/>
      </w:r>
    </w:p>
    <w:p w14:paraId="03443F6F" w14:textId="4FA9A530" w:rsidR="00FC3FBA" w:rsidRDefault="00FC3FBA" w:rsidP="00B63C98">
      <w:pPr>
        <w:pPrChange w:id="781" w:author="Medina-Rojas Cristian-Rene" w:date="2021-09-22T18:03:00Z">
          <w:pPr>
            <w:pStyle w:val="Ttulo1"/>
          </w:pPr>
        </w:pPrChange>
      </w:pPr>
      <w:r>
        <w:lastRenderedPageBreak/>
        <w:t>Bibliografía</w:t>
      </w:r>
    </w:p>
    <w:p w14:paraId="0ADEFE41" w14:textId="0D443B9E" w:rsidR="00FC3FBA" w:rsidRDefault="00E114CA" w:rsidP="00FC3FBA">
      <w:pPr>
        <w:rPr>
          <w:lang w:val="es-ES"/>
        </w:rPr>
      </w:pPr>
      <w:r>
        <w:rPr>
          <w:lang w:val="es-ES"/>
        </w:rPr>
        <w:t>Publicaciones utilizadas en el estudio y desarrollo del trabajo.</w:t>
      </w:r>
    </w:p>
    <w:p w14:paraId="0DAFDD71" w14:textId="781815A6" w:rsidR="00E114CA" w:rsidRDefault="00E114CA" w:rsidP="00FC3FBA">
      <w:pPr>
        <w:rPr>
          <w:lang w:val="es-ES"/>
        </w:rPr>
      </w:pPr>
      <w:r>
        <w:rPr>
          <w:lang w:val="es-ES"/>
        </w:rPr>
        <w:t xml:space="preserve">Hay que utilizar un sistema internacional para referencias bibliográficas, de acuerdo con las indicaciones del tutor. Por ejemplo, </w:t>
      </w:r>
      <w:r w:rsidR="00F27507">
        <w:rPr>
          <w:lang w:val="es-ES"/>
        </w:rPr>
        <w:t xml:space="preserve">el </w:t>
      </w:r>
      <w:hyperlink r:id="rId20" w:history="1">
        <w:r w:rsidR="00F27507" w:rsidRPr="00F27507">
          <w:rPr>
            <w:rStyle w:val="Hipervnculo"/>
            <w:lang w:val="es-ES"/>
          </w:rPr>
          <w:t>sistema de IEEE</w:t>
        </w:r>
      </w:hyperlink>
      <w:r w:rsidR="00F27507">
        <w:rPr>
          <w:lang w:val="es-ES"/>
        </w:rPr>
        <w:t>.</w:t>
      </w:r>
    </w:p>
    <w:p w14:paraId="4F038806" w14:textId="55863ECC" w:rsidR="00F27507" w:rsidRDefault="00F27507" w:rsidP="00FC3FBA">
      <w:pPr>
        <w:rPr>
          <w:lang w:val="es-ES"/>
        </w:rPr>
      </w:pPr>
    </w:p>
    <w:p w14:paraId="1A23F22D" w14:textId="700E688F" w:rsidR="00F27507" w:rsidRDefault="00F27507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3CE2956" w14:textId="14034BA2" w:rsidR="00F27507" w:rsidRDefault="00F27507" w:rsidP="00FA0D32">
      <w:pPr>
        <w:pPrChange w:id="782" w:author="Medina-Rojas Cristian-Rene" w:date="2021-09-22T18:06:00Z">
          <w:pPr>
            <w:pStyle w:val="Ttulo1"/>
          </w:pPr>
        </w:pPrChange>
      </w:pPr>
      <w:r>
        <w:lastRenderedPageBreak/>
        <w:t>Anexos</w:t>
      </w:r>
    </w:p>
    <w:p w14:paraId="5D7933EE" w14:textId="5BF89A66" w:rsidR="00F27507" w:rsidRPr="00F27507" w:rsidRDefault="00AD352B" w:rsidP="00F27507">
      <w:pPr>
        <w:rPr>
          <w:lang w:val="es-ES"/>
        </w:rPr>
      </w:pPr>
      <w:r>
        <w:rPr>
          <w:lang w:val="es-ES"/>
        </w:rPr>
        <w:t xml:space="preserve">Este capítulo es opcional, y se escribirá de acuerdo con las indicaciones del Tutor. </w:t>
      </w:r>
    </w:p>
    <w:p w14:paraId="74911047" w14:textId="77777777" w:rsidR="000B5BEA" w:rsidRPr="00907B00" w:rsidRDefault="000B5BEA" w:rsidP="00907B00">
      <w:pPr>
        <w:rPr>
          <w:lang w:val="es-ES"/>
        </w:rPr>
      </w:pPr>
    </w:p>
    <w:p w14:paraId="1E8DBC1F" w14:textId="77777777" w:rsidR="00BE58B6" w:rsidRPr="00674F28" w:rsidRDefault="000D3078" w:rsidP="00BE58B6">
      <w:pPr>
        <w:tabs>
          <w:tab w:val="left" w:pos="5103"/>
        </w:tabs>
        <w:spacing w:after="0"/>
        <w:rPr>
          <w:sz w:val="20"/>
          <w:szCs w:val="22"/>
          <w:lang w:val="es-ES"/>
        </w:rPr>
      </w:pPr>
      <w:r w:rsidRPr="00674F28">
        <w:rPr>
          <w:sz w:val="20"/>
          <w:szCs w:val="22"/>
          <w:lang w:val="es-ES"/>
        </w:rPr>
        <w:tab/>
      </w:r>
    </w:p>
    <w:p w14:paraId="3E76B659" w14:textId="77777777" w:rsidR="000D3078" w:rsidRPr="00674F28" w:rsidRDefault="000D3078" w:rsidP="000D3078">
      <w:pPr>
        <w:tabs>
          <w:tab w:val="left" w:pos="5103"/>
        </w:tabs>
        <w:spacing w:after="0"/>
        <w:rPr>
          <w:sz w:val="20"/>
          <w:szCs w:val="22"/>
          <w:lang w:val="es-ES"/>
        </w:rPr>
      </w:pPr>
    </w:p>
    <w:sectPr w:rsidR="000D3078" w:rsidRPr="00674F28" w:rsidSect="00B37E1C">
      <w:headerReference w:type="default" r:id="rId21"/>
      <w:footerReference w:type="default" r:id="rId22"/>
      <w:pgSz w:w="11900" w:h="16840"/>
      <w:pgMar w:top="1417" w:right="1701" w:bottom="1417" w:left="1701" w:header="708" w:footer="708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834C2" w14:textId="77777777" w:rsidR="00212897" w:rsidRDefault="00212897" w:rsidP="002E112A">
      <w:pPr>
        <w:spacing w:after="0" w:line="240" w:lineRule="auto"/>
      </w:pPr>
      <w:r>
        <w:separator/>
      </w:r>
    </w:p>
    <w:p w14:paraId="734CD1D0" w14:textId="77777777" w:rsidR="00212897" w:rsidRDefault="00212897"/>
  </w:endnote>
  <w:endnote w:type="continuationSeparator" w:id="0">
    <w:p w14:paraId="31DF2F70" w14:textId="77777777" w:rsidR="00212897" w:rsidRDefault="00212897" w:rsidP="002E112A">
      <w:pPr>
        <w:spacing w:after="0" w:line="240" w:lineRule="auto"/>
      </w:pPr>
      <w:r>
        <w:continuationSeparator/>
      </w:r>
    </w:p>
    <w:p w14:paraId="5A2B98FA" w14:textId="77777777" w:rsidR="00212897" w:rsidRDefault="002128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Arial"/>
    <w:charset w:val="00"/>
    <w:family w:val="auto"/>
    <w:pitch w:val="variable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1320911"/>
      <w:docPartObj>
        <w:docPartGallery w:val="Page Numbers (Bottom of Page)"/>
        <w:docPartUnique/>
      </w:docPartObj>
    </w:sdtPr>
    <w:sdtEndPr/>
    <w:sdtContent>
      <w:p w14:paraId="73486730" w14:textId="191BCCB9" w:rsidR="002E112A" w:rsidRDefault="002E112A" w:rsidP="002E11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729268"/>
      <w:docPartObj>
        <w:docPartGallery w:val="Page Numbers (Bottom of Page)"/>
        <w:docPartUnique/>
      </w:docPartObj>
    </w:sdtPr>
    <w:sdtEndPr/>
    <w:sdtContent>
      <w:p w14:paraId="3C8E7EA1" w14:textId="77777777" w:rsidR="00C9106B" w:rsidRDefault="00C9106B" w:rsidP="002E11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7CF5996" w14:textId="77777777" w:rsidR="001D0E80" w:rsidRDefault="001D0E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C719E" w14:textId="77777777" w:rsidR="00212897" w:rsidRDefault="00212897" w:rsidP="002E112A">
      <w:pPr>
        <w:spacing w:after="0" w:line="240" w:lineRule="auto"/>
      </w:pPr>
      <w:r>
        <w:separator/>
      </w:r>
    </w:p>
    <w:p w14:paraId="099F9404" w14:textId="77777777" w:rsidR="00212897" w:rsidRDefault="00212897"/>
  </w:footnote>
  <w:footnote w:type="continuationSeparator" w:id="0">
    <w:p w14:paraId="3440BC19" w14:textId="77777777" w:rsidR="00212897" w:rsidRDefault="00212897" w:rsidP="002E112A">
      <w:pPr>
        <w:spacing w:after="0" w:line="240" w:lineRule="auto"/>
      </w:pPr>
      <w:r>
        <w:continuationSeparator/>
      </w:r>
    </w:p>
    <w:p w14:paraId="327CD82F" w14:textId="77777777" w:rsidR="00212897" w:rsidRDefault="002128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D446" w14:textId="77777777" w:rsidR="002E112A" w:rsidRDefault="002E11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B4D9A" w14:textId="77777777" w:rsidR="00C9106B" w:rsidRDefault="00C9106B">
    <w:pPr>
      <w:pStyle w:val="Encabezado"/>
    </w:pPr>
  </w:p>
  <w:p w14:paraId="24B516A1" w14:textId="77777777" w:rsidR="001D0E80" w:rsidRDefault="001D0E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0051"/>
    <w:multiLevelType w:val="hybridMultilevel"/>
    <w:tmpl w:val="B01A6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E4D38"/>
    <w:multiLevelType w:val="hybridMultilevel"/>
    <w:tmpl w:val="3392F7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B5EBE"/>
    <w:multiLevelType w:val="hybridMultilevel"/>
    <w:tmpl w:val="F978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24479"/>
    <w:multiLevelType w:val="multilevel"/>
    <w:tmpl w:val="527AA9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edina-Rojas Cristian-Rene">
    <w15:presenceInfo w15:providerId="AD" w15:userId="S::cristian.medina@inetum.world::1f0e17a9-84c3-447b-98ed-417512222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2E"/>
    <w:rsid w:val="00000A7C"/>
    <w:rsid w:val="00001FEA"/>
    <w:rsid w:val="00023015"/>
    <w:rsid w:val="00050CF6"/>
    <w:rsid w:val="00065529"/>
    <w:rsid w:val="0007474D"/>
    <w:rsid w:val="00085144"/>
    <w:rsid w:val="000A2360"/>
    <w:rsid w:val="000A4600"/>
    <w:rsid w:val="000A7AEB"/>
    <w:rsid w:val="000B5BEA"/>
    <w:rsid w:val="000D3078"/>
    <w:rsid w:val="000D4D29"/>
    <w:rsid w:val="000E6525"/>
    <w:rsid w:val="001233FE"/>
    <w:rsid w:val="00191C0C"/>
    <w:rsid w:val="001C5AEE"/>
    <w:rsid w:val="001D0E80"/>
    <w:rsid w:val="001D470C"/>
    <w:rsid w:val="001E5A39"/>
    <w:rsid w:val="0020129A"/>
    <w:rsid w:val="00204B23"/>
    <w:rsid w:val="00211CD2"/>
    <w:rsid w:val="00212897"/>
    <w:rsid w:val="00247BB8"/>
    <w:rsid w:val="00272538"/>
    <w:rsid w:val="00296831"/>
    <w:rsid w:val="002A42CA"/>
    <w:rsid w:val="002C6375"/>
    <w:rsid w:val="002E112A"/>
    <w:rsid w:val="002F2D23"/>
    <w:rsid w:val="00305187"/>
    <w:rsid w:val="00325EDB"/>
    <w:rsid w:val="00377C2F"/>
    <w:rsid w:val="003864AA"/>
    <w:rsid w:val="003E0061"/>
    <w:rsid w:val="00401B8D"/>
    <w:rsid w:val="0043393E"/>
    <w:rsid w:val="004456CE"/>
    <w:rsid w:val="00453864"/>
    <w:rsid w:val="0046379E"/>
    <w:rsid w:val="0048142E"/>
    <w:rsid w:val="00482A93"/>
    <w:rsid w:val="00482D5A"/>
    <w:rsid w:val="004860FB"/>
    <w:rsid w:val="004A6439"/>
    <w:rsid w:val="004B6E9E"/>
    <w:rsid w:val="004C7E1C"/>
    <w:rsid w:val="004D66D0"/>
    <w:rsid w:val="0051217A"/>
    <w:rsid w:val="00516F0B"/>
    <w:rsid w:val="00535939"/>
    <w:rsid w:val="00537970"/>
    <w:rsid w:val="0055685C"/>
    <w:rsid w:val="0057767E"/>
    <w:rsid w:val="005854E2"/>
    <w:rsid w:val="005D1FBD"/>
    <w:rsid w:val="005D375D"/>
    <w:rsid w:val="00651366"/>
    <w:rsid w:val="00663551"/>
    <w:rsid w:val="00674F28"/>
    <w:rsid w:val="00680E60"/>
    <w:rsid w:val="006B0B85"/>
    <w:rsid w:val="006E25BE"/>
    <w:rsid w:val="006F7D11"/>
    <w:rsid w:val="007127A3"/>
    <w:rsid w:val="007347F5"/>
    <w:rsid w:val="00742074"/>
    <w:rsid w:val="007532CB"/>
    <w:rsid w:val="00760914"/>
    <w:rsid w:val="00792947"/>
    <w:rsid w:val="00795AFF"/>
    <w:rsid w:val="0079751C"/>
    <w:rsid w:val="007C4598"/>
    <w:rsid w:val="007C49DC"/>
    <w:rsid w:val="007C7E9F"/>
    <w:rsid w:val="007D23E3"/>
    <w:rsid w:val="007D3802"/>
    <w:rsid w:val="00821FE4"/>
    <w:rsid w:val="00825215"/>
    <w:rsid w:val="0083648B"/>
    <w:rsid w:val="00867214"/>
    <w:rsid w:val="008A4266"/>
    <w:rsid w:val="008B6D4B"/>
    <w:rsid w:val="008F2604"/>
    <w:rsid w:val="00907B00"/>
    <w:rsid w:val="009105D8"/>
    <w:rsid w:val="0091494C"/>
    <w:rsid w:val="00972EBD"/>
    <w:rsid w:val="009B7A06"/>
    <w:rsid w:val="009F3023"/>
    <w:rsid w:val="00A014DA"/>
    <w:rsid w:val="00A061B0"/>
    <w:rsid w:val="00A312AC"/>
    <w:rsid w:val="00A51FD8"/>
    <w:rsid w:val="00A70019"/>
    <w:rsid w:val="00A75A16"/>
    <w:rsid w:val="00A9473F"/>
    <w:rsid w:val="00AD3169"/>
    <w:rsid w:val="00AD352B"/>
    <w:rsid w:val="00AD4ACA"/>
    <w:rsid w:val="00B14722"/>
    <w:rsid w:val="00B20DC3"/>
    <w:rsid w:val="00B37E1C"/>
    <w:rsid w:val="00B42E95"/>
    <w:rsid w:val="00B6047C"/>
    <w:rsid w:val="00B63C98"/>
    <w:rsid w:val="00B65AA9"/>
    <w:rsid w:val="00B815E0"/>
    <w:rsid w:val="00BA5889"/>
    <w:rsid w:val="00BA6732"/>
    <w:rsid w:val="00BB4512"/>
    <w:rsid w:val="00BD229E"/>
    <w:rsid w:val="00BD4840"/>
    <w:rsid w:val="00BD5A37"/>
    <w:rsid w:val="00BE58B6"/>
    <w:rsid w:val="00C26F27"/>
    <w:rsid w:val="00C5690D"/>
    <w:rsid w:val="00C65DD2"/>
    <w:rsid w:val="00C84B25"/>
    <w:rsid w:val="00C9106B"/>
    <w:rsid w:val="00C973E5"/>
    <w:rsid w:val="00CA2F25"/>
    <w:rsid w:val="00CD250F"/>
    <w:rsid w:val="00CF7B00"/>
    <w:rsid w:val="00D00767"/>
    <w:rsid w:val="00D148B9"/>
    <w:rsid w:val="00D20300"/>
    <w:rsid w:val="00D54BD8"/>
    <w:rsid w:val="00D648BE"/>
    <w:rsid w:val="00D93DD9"/>
    <w:rsid w:val="00DC2698"/>
    <w:rsid w:val="00E114CA"/>
    <w:rsid w:val="00E36C4A"/>
    <w:rsid w:val="00E442A6"/>
    <w:rsid w:val="00E53D7F"/>
    <w:rsid w:val="00E76D95"/>
    <w:rsid w:val="00E83445"/>
    <w:rsid w:val="00E92359"/>
    <w:rsid w:val="00EC0960"/>
    <w:rsid w:val="00EC38A1"/>
    <w:rsid w:val="00ED222B"/>
    <w:rsid w:val="00EF1FDA"/>
    <w:rsid w:val="00F12317"/>
    <w:rsid w:val="00F1482A"/>
    <w:rsid w:val="00F23015"/>
    <w:rsid w:val="00F27507"/>
    <w:rsid w:val="00F3138B"/>
    <w:rsid w:val="00F4310D"/>
    <w:rsid w:val="00F524AF"/>
    <w:rsid w:val="00F614DF"/>
    <w:rsid w:val="00F73E55"/>
    <w:rsid w:val="00FA0D32"/>
    <w:rsid w:val="00FB4022"/>
    <w:rsid w:val="00FB5634"/>
    <w:rsid w:val="00FC3FBA"/>
    <w:rsid w:val="00FF00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A3C9C7"/>
  <w15:docId w15:val="{07B3B316-73EF-4D59-AE51-85DDFBED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_tradnl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DB"/>
    <w:pPr>
      <w:spacing w:after="120" w:line="22" w:lineRule="atLeast"/>
      <w:jc w:val="both"/>
    </w:pPr>
    <w:rPr>
      <w:sz w:val="22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673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E95"/>
    <w:pPr>
      <w:keepNext/>
      <w:keepLines/>
      <w:numPr>
        <w:ilvl w:val="1"/>
        <w:numId w:val="1"/>
      </w:numPr>
      <w:spacing w:before="40" w:after="0"/>
      <w:jc w:val="left"/>
      <w:outlineLvl w:val="1"/>
    </w:pPr>
    <w:rPr>
      <w:rFonts w:asciiTheme="majorHAnsi" w:eastAsiaTheme="majorEastAsia" w:hAnsiTheme="majorHAnsi" w:cstheme="majorBidi"/>
      <w:b/>
      <w:sz w:val="28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222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2EB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EB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73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73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73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73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142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42E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1E5A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6E9E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680E60"/>
    <w:pPr>
      <w:spacing w:after="0"/>
    </w:pPr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A6732"/>
    <w:rPr>
      <w:rFonts w:asciiTheme="majorHAnsi" w:eastAsiaTheme="majorEastAsia" w:hAnsiTheme="majorHAnsi" w:cstheme="majorBidi"/>
      <w:b/>
      <w:sz w:val="36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42E95"/>
    <w:rPr>
      <w:rFonts w:asciiTheme="majorHAnsi" w:eastAsiaTheme="majorEastAsia" w:hAnsiTheme="majorHAnsi" w:cstheme="majorBidi"/>
      <w:b/>
      <w:sz w:val="28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D222B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72EBD"/>
    <w:rPr>
      <w:rFonts w:asciiTheme="majorHAnsi" w:eastAsiaTheme="majorEastAsia" w:hAnsiTheme="majorHAnsi" w:cstheme="majorBidi"/>
      <w:b/>
      <w:iCs/>
      <w:sz w:val="22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EBD"/>
    <w:rPr>
      <w:rFonts w:asciiTheme="majorHAnsi" w:eastAsiaTheme="majorEastAsia" w:hAnsiTheme="majorHAnsi" w:cstheme="majorBidi"/>
      <w:i/>
      <w:sz w:val="22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732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732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7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7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050CF6"/>
    <w:pPr>
      <w:numPr>
        <w:numId w:val="0"/>
      </w:numPr>
      <w:spacing w:line="259" w:lineRule="auto"/>
      <w:jc w:val="left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92947"/>
    <w:pPr>
      <w:spacing w:after="10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2E1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12A"/>
    <w:rPr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E112A"/>
    <w:pPr>
      <w:tabs>
        <w:tab w:val="center" w:pos="4252"/>
        <w:tab w:val="right" w:pos="8504"/>
      </w:tabs>
      <w:spacing w:after="0"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E112A"/>
    <w:rPr>
      <w:sz w:val="18"/>
      <w:szCs w:val="24"/>
    </w:rPr>
  </w:style>
  <w:style w:type="paragraph" w:styleId="Prrafodelista">
    <w:name w:val="List Paragraph"/>
    <w:basedOn w:val="Normal"/>
    <w:uiPriority w:val="34"/>
    <w:qFormat/>
    <w:rsid w:val="0074207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F2750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AD35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D352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82A93"/>
    <w:pPr>
      <w:spacing w:after="100"/>
      <w:ind w:left="660"/>
    </w:pPr>
  </w:style>
  <w:style w:type="paragraph" w:customStyle="1" w:styleId="shortdesc">
    <w:name w:val="shortdesc"/>
    <w:basedOn w:val="Normal"/>
    <w:rsid w:val="00B604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 w:eastAsia="es-ES"/>
    </w:rPr>
  </w:style>
  <w:style w:type="character" w:customStyle="1" w:styleId="ph">
    <w:name w:val="ph"/>
    <w:basedOn w:val="Fuentedeprrafopredeter"/>
    <w:rsid w:val="00B6047C"/>
  </w:style>
  <w:style w:type="paragraph" w:customStyle="1" w:styleId="p">
    <w:name w:val="p"/>
    <w:basedOn w:val="Normal"/>
    <w:rsid w:val="00B604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6525"/>
    <w:rPr>
      <w:rFonts w:ascii="Courier New" w:eastAsia="Times New Roman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E6525"/>
  </w:style>
  <w:style w:type="paragraph" w:styleId="Sinespaciado">
    <w:name w:val="No Spacing"/>
    <w:uiPriority w:val="1"/>
    <w:qFormat/>
    <w:rsid w:val="00B63C98"/>
    <w:pPr>
      <w:spacing w:after="0"/>
      <w:jc w:val="both"/>
    </w:pPr>
    <w:rPr>
      <w:sz w:val="22"/>
      <w:szCs w:val="24"/>
    </w:rPr>
  </w:style>
  <w:style w:type="paragraph" w:styleId="NormalWeb">
    <w:name w:val="Normal (Web)"/>
    <w:basedOn w:val="Normal"/>
    <w:uiPriority w:val="99"/>
    <w:semiHidden/>
    <w:unhideWhenUsed/>
    <w:rsid w:val="009B7A0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B7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www.etsiinf.upm.es/docs/estudios/grado/1475_ieeecitationref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ookman">
      <a:majorFont>
        <a:latin typeface="Bookman Old Style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D282D77B941446A05464A4A3D0658D" ma:contentTypeVersion="8" ma:contentTypeDescription="Crear nuevo documento." ma:contentTypeScope="" ma:versionID="02f830a293cf70f5ad1729c20d445a5a">
  <xsd:schema xmlns:xsd="http://www.w3.org/2001/XMLSchema" xmlns:xs="http://www.w3.org/2001/XMLSchema" xmlns:p="http://schemas.microsoft.com/office/2006/metadata/properties" xmlns:ns2="8bdd688a-c1fd-4a2a-9c94-fb984f3f3e06" targetNamespace="http://schemas.microsoft.com/office/2006/metadata/properties" ma:root="true" ma:fieldsID="7c02db3defa7a18fb3740c083a24d7cb" ns2:_="">
    <xsd:import namespace="8bdd688a-c1fd-4a2a-9c94-fb984f3f3e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d688a-c1fd-4a2a-9c94-fb984f3f3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38DCFF-E910-4F19-BCC1-1773DAB206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d688a-c1fd-4a2a-9c94-fb984f3f3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349A62-BFE0-41B1-9ACA-C635872184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60032F-ADEA-4A8A-8185-8DCF8FEB48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37CB5C-DE85-4541-A594-D942AC185E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15</Pages>
  <Words>1892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Imbert Paredes</dc:creator>
  <cp:keywords/>
  <dc:description/>
  <cp:lastModifiedBy>Medina-Rojas Cristian-Rene</cp:lastModifiedBy>
  <cp:revision>54</cp:revision>
  <dcterms:created xsi:type="dcterms:W3CDTF">2021-03-09T11:22:00Z</dcterms:created>
  <dcterms:modified xsi:type="dcterms:W3CDTF">2021-09-22T17:12:00Z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0x010100D3D282D77B941446A05464A4A3D0658D</vt:lpwstr>
  </property>
</Properties>
</file>